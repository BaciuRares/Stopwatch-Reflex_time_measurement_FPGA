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41C1" w14:textId="77777777" w:rsidR="00CC256B" w:rsidRDefault="00CC256B">
      <w:bookmarkStart w:id="0" w:name="_Hlk167979169"/>
      <w:bookmarkEnd w:id="0"/>
    </w:p>
    <w:p w14:paraId="68AF2AA5" w14:textId="77897432" w:rsidR="00CC256B" w:rsidRPr="007B5364" w:rsidRDefault="00000000" w:rsidP="007B5364">
      <w:pPr>
        <w:tabs>
          <w:tab w:val="left" w:pos="2824"/>
        </w:tabs>
      </w:pPr>
      <w:r>
        <w:t xml:space="preserve">    </w:t>
      </w:r>
    </w:p>
    <w:p w14:paraId="2303E3DE" w14:textId="0FBC364E" w:rsidR="00CC256B" w:rsidRPr="007B5364" w:rsidRDefault="007B5364">
      <w:pPr>
        <w:tabs>
          <w:tab w:val="left" w:pos="2824"/>
        </w:tabs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7B5364">
        <w:rPr>
          <w:rFonts w:ascii="Times New Roman" w:hAnsi="Times New Roman" w:cs="Times New Roman"/>
          <w:sz w:val="40"/>
          <w:szCs w:val="40"/>
        </w:rPr>
        <w:t>Proiect</w:t>
      </w:r>
      <w:proofErr w:type="spellEnd"/>
      <w:r w:rsidRPr="007B5364">
        <w:rPr>
          <w:rFonts w:ascii="Times New Roman" w:hAnsi="Times New Roman" w:cs="Times New Roman"/>
          <w:sz w:val="40"/>
          <w:szCs w:val="40"/>
        </w:rPr>
        <w:t xml:space="preserve"> </w:t>
      </w:r>
      <w:r w:rsidR="00F95C48">
        <w:rPr>
          <w:rFonts w:ascii="Times New Roman" w:hAnsi="Times New Roman" w:cs="Times New Roman"/>
          <w:sz w:val="40"/>
          <w:szCs w:val="40"/>
        </w:rPr>
        <w:t>SCID</w:t>
      </w:r>
    </w:p>
    <w:p w14:paraId="04278EA1" w14:textId="77777777" w:rsidR="00CC256B" w:rsidRDefault="00CC256B">
      <w:pPr>
        <w:tabs>
          <w:tab w:val="left" w:pos="2824"/>
        </w:tabs>
      </w:pPr>
    </w:p>
    <w:p w14:paraId="7C977859" w14:textId="77777777" w:rsidR="00CC256B" w:rsidRDefault="00CC256B">
      <w:pPr>
        <w:tabs>
          <w:tab w:val="left" w:pos="2824"/>
        </w:tabs>
        <w:rPr>
          <w:rFonts w:ascii="Times New Roman" w:hAnsi="Times New Roman" w:cs="Times New Roman"/>
          <w:sz w:val="44"/>
          <w:szCs w:val="44"/>
          <w:lang w:val="ro-RO"/>
        </w:rPr>
      </w:pPr>
    </w:p>
    <w:p w14:paraId="54A14DFB" w14:textId="77777777" w:rsidR="007B5364" w:rsidRDefault="007B5364">
      <w:pPr>
        <w:tabs>
          <w:tab w:val="left" w:pos="2824"/>
        </w:tabs>
        <w:rPr>
          <w:rFonts w:ascii="Times New Roman" w:hAnsi="Times New Roman" w:cs="Times New Roman"/>
          <w:sz w:val="44"/>
          <w:szCs w:val="44"/>
          <w:lang w:val="ro-RO"/>
        </w:rPr>
      </w:pPr>
    </w:p>
    <w:p w14:paraId="2D124AC9" w14:textId="77777777" w:rsidR="007B5364" w:rsidRDefault="007B5364">
      <w:pPr>
        <w:tabs>
          <w:tab w:val="left" w:pos="2824"/>
        </w:tabs>
        <w:rPr>
          <w:rFonts w:ascii="Times New Roman" w:hAnsi="Times New Roman" w:cs="Times New Roman"/>
          <w:sz w:val="44"/>
          <w:szCs w:val="44"/>
          <w:lang w:val="ro-RO"/>
        </w:rPr>
      </w:pPr>
    </w:p>
    <w:p w14:paraId="74B3D18C" w14:textId="77777777" w:rsidR="007B5364" w:rsidRPr="007B5364" w:rsidRDefault="007B5364">
      <w:pPr>
        <w:tabs>
          <w:tab w:val="left" w:pos="2824"/>
        </w:tabs>
        <w:rPr>
          <w:rFonts w:ascii="Times New Roman" w:hAnsi="Times New Roman" w:cs="Times New Roman"/>
          <w:sz w:val="44"/>
          <w:szCs w:val="44"/>
          <w:lang w:val="ro-RO"/>
        </w:rPr>
      </w:pPr>
    </w:p>
    <w:p w14:paraId="59F0E192" w14:textId="7D51A348" w:rsidR="00CC256B" w:rsidRPr="00BF45EA" w:rsidRDefault="00F95C48" w:rsidP="007B5364">
      <w:pPr>
        <w:tabs>
          <w:tab w:val="left" w:pos="2824"/>
        </w:tabs>
        <w:jc w:val="center"/>
        <w:rPr>
          <w:rFonts w:ascii="Times New Roman" w:hAnsi="Times New Roman" w:cs="Times New Roman"/>
          <w:sz w:val="80"/>
          <w:szCs w:val="80"/>
        </w:rPr>
      </w:pPr>
      <w:r w:rsidRPr="00BF45EA">
        <w:rPr>
          <w:rFonts w:ascii="Times New Roman" w:hAnsi="Times New Roman" w:cs="Times New Roman"/>
          <w:sz w:val="80"/>
          <w:szCs w:val="80"/>
        </w:rPr>
        <w:t>Reflex Time Measurement</w:t>
      </w:r>
    </w:p>
    <w:p w14:paraId="15290830" w14:textId="4B6818A6" w:rsidR="00F95C48" w:rsidRPr="00BF45EA" w:rsidRDefault="00F95C48" w:rsidP="007B5364">
      <w:pPr>
        <w:tabs>
          <w:tab w:val="left" w:pos="2824"/>
        </w:tabs>
        <w:jc w:val="center"/>
        <w:rPr>
          <w:rFonts w:ascii="Times New Roman" w:hAnsi="Times New Roman" w:cs="Times New Roman"/>
          <w:sz w:val="56"/>
          <w:szCs w:val="56"/>
        </w:rPr>
      </w:pPr>
      <w:r w:rsidRPr="00BF45EA">
        <w:rPr>
          <w:rFonts w:ascii="Times New Roman" w:hAnsi="Times New Roman" w:cs="Times New Roman"/>
          <w:sz w:val="56"/>
          <w:szCs w:val="56"/>
        </w:rPr>
        <w:t>with feedback</w:t>
      </w:r>
    </w:p>
    <w:p w14:paraId="73D611C4" w14:textId="77777777" w:rsidR="007B5364" w:rsidRDefault="007B5364">
      <w:pPr>
        <w:tabs>
          <w:tab w:val="left" w:pos="2824"/>
        </w:tabs>
        <w:rPr>
          <w:rFonts w:ascii="Times New Roman" w:hAnsi="Times New Roman" w:cs="Times New Roman"/>
          <w:sz w:val="56"/>
          <w:szCs w:val="56"/>
        </w:rPr>
      </w:pPr>
    </w:p>
    <w:p w14:paraId="6DC92BFE" w14:textId="77777777" w:rsidR="00F95C48" w:rsidRDefault="00F95C48">
      <w:pPr>
        <w:tabs>
          <w:tab w:val="left" w:pos="2824"/>
        </w:tabs>
        <w:rPr>
          <w:rFonts w:ascii="Times New Roman" w:hAnsi="Times New Roman" w:cs="Times New Roman"/>
          <w:sz w:val="56"/>
          <w:szCs w:val="56"/>
        </w:rPr>
      </w:pPr>
    </w:p>
    <w:p w14:paraId="5B060C5D" w14:textId="77777777" w:rsidR="00F95C48" w:rsidRDefault="00F95C48">
      <w:pPr>
        <w:tabs>
          <w:tab w:val="left" w:pos="2824"/>
        </w:tabs>
      </w:pPr>
    </w:p>
    <w:p w14:paraId="6F7D8C10" w14:textId="77777777" w:rsidR="007B5364" w:rsidRDefault="007B5364">
      <w:pPr>
        <w:tabs>
          <w:tab w:val="left" w:pos="2824"/>
        </w:tabs>
      </w:pPr>
    </w:p>
    <w:p w14:paraId="6279D615" w14:textId="77777777" w:rsidR="007B5364" w:rsidRDefault="007B5364">
      <w:pPr>
        <w:tabs>
          <w:tab w:val="left" w:pos="2824"/>
        </w:tabs>
      </w:pPr>
    </w:p>
    <w:p w14:paraId="42E4A2EC" w14:textId="77777777" w:rsidR="007B5364" w:rsidRDefault="007B5364">
      <w:pPr>
        <w:tabs>
          <w:tab w:val="left" w:pos="2824"/>
        </w:tabs>
      </w:pPr>
    </w:p>
    <w:p w14:paraId="54E7EF50" w14:textId="77777777" w:rsidR="007B5364" w:rsidRDefault="007B5364">
      <w:pPr>
        <w:tabs>
          <w:tab w:val="left" w:pos="2824"/>
        </w:tabs>
      </w:pPr>
    </w:p>
    <w:p w14:paraId="59FF8F28" w14:textId="77777777" w:rsidR="007B5364" w:rsidRDefault="007B5364">
      <w:pPr>
        <w:tabs>
          <w:tab w:val="left" w:pos="2824"/>
        </w:tabs>
      </w:pPr>
    </w:p>
    <w:p w14:paraId="73C22C18" w14:textId="0BB98946" w:rsidR="00CC256B" w:rsidRPr="007B5364" w:rsidRDefault="00000000">
      <w:pPr>
        <w:tabs>
          <w:tab w:val="left" w:pos="2824"/>
        </w:tabs>
        <w:rPr>
          <w:rFonts w:ascii="Times New Roman" w:hAnsi="Times New Roman" w:cs="Times New Roman"/>
          <w:sz w:val="28"/>
          <w:szCs w:val="28"/>
          <w:lang w:val="ro-RO"/>
        </w:rPr>
      </w:pPr>
      <w:r w:rsidRPr="007B5364">
        <w:rPr>
          <w:rFonts w:ascii="Times New Roman" w:hAnsi="Times New Roman" w:cs="Times New Roman"/>
          <w:sz w:val="28"/>
          <w:szCs w:val="28"/>
        </w:rPr>
        <w:t xml:space="preserve">PROFESORI </w:t>
      </w:r>
      <w:r w:rsidRPr="007B5364">
        <w:rPr>
          <w:rFonts w:ascii="Times New Roman" w:hAnsi="Times New Roman" w:cs="Times New Roman"/>
          <w:sz w:val="28"/>
          <w:szCs w:val="28"/>
          <w:lang w:val="ro-RO"/>
        </w:rPr>
        <w:t xml:space="preserve">ÎNDRUMĂTORI:    </w:t>
      </w:r>
      <w:r w:rsidR="007B5364">
        <w:rPr>
          <w:rFonts w:ascii="Times New Roman" w:hAnsi="Times New Roman" w:cs="Times New Roman"/>
          <w:sz w:val="28"/>
          <w:szCs w:val="28"/>
          <w:lang w:val="ro-RO"/>
        </w:rPr>
        <w:tab/>
      </w:r>
      <w:r w:rsidR="007B5364">
        <w:rPr>
          <w:rFonts w:ascii="Times New Roman" w:hAnsi="Times New Roman" w:cs="Times New Roman"/>
          <w:sz w:val="28"/>
          <w:szCs w:val="28"/>
          <w:lang w:val="ro-RO"/>
        </w:rPr>
        <w:tab/>
      </w:r>
      <w:r w:rsidR="007B5364">
        <w:rPr>
          <w:rFonts w:ascii="Times New Roman" w:hAnsi="Times New Roman" w:cs="Times New Roman"/>
          <w:sz w:val="28"/>
          <w:szCs w:val="28"/>
          <w:lang w:val="ro-RO"/>
        </w:rPr>
        <w:tab/>
      </w:r>
      <w:r w:rsidR="00F95C48">
        <w:rPr>
          <w:rFonts w:ascii="Times New Roman" w:hAnsi="Times New Roman" w:cs="Times New Roman"/>
          <w:sz w:val="28"/>
          <w:szCs w:val="28"/>
          <w:lang w:val="ro-RO"/>
        </w:rPr>
        <w:t xml:space="preserve">  </w:t>
      </w:r>
      <w:r w:rsidR="007B5364" w:rsidRPr="007B5364">
        <w:rPr>
          <w:rFonts w:ascii="Times New Roman" w:hAnsi="Times New Roman" w:cs="Times New Roman"/>
          <w:sz w:val="26"/>
          <w:szCs w:val="26"/>
          <w:lang w:val="ro-RO"/>
        </w:rPr>
        <w:t>STUDENT:</w:t>
      </w:r>
      <w:r w:rsidR="007B5364">
        <w:rPr>
          <w:rFonts w:ascii="Times New Roman" w:hAnsi="Times New Roman" w:cs="Times New Roman"/>
          <w:sz w:val="26"/>
          <w:szCs w:val="26"/>
          <w:lang w:val="ro-RO"/>
        </w:rPr>
        <w:t xml:space="preserve"> </w:t>
      </w:r>
      <w:r w:rsidR="007B5364" w:rsidRPr="007B5364">
        <w:rPr>
          <w:rFonts w:ascii="Times New Roman" w:hAnsi="Times New Roman" w:cs="Times New Roman"/>
          <w:sz w:val="26"/>
          <w:szCs w:val="26"/>
          <w:lang w:val="ro-RO"/>
        </w:rPr>
        <w:t xml:space="preserve"> Baciu Petru-Rares</w:t>
      </w:r>
    </w:p>
    <w:p w14:paraId="7B228CFA" w14:textId="02EE5182" w:rsidR="00CC256B" w:rsidRPr="007B5364" w:rsidRDefault="00000000">
      <w:pPr>
        <w:tabs>
          <w:tab w:val="left" w:pos="2824"/>
        </w:tabs>
        <w:rPr>
          <w:rFonts w:ascii="Times New Roman" w:hAnsi="Times New Roman" w:cs="Times New Roman"/>
          <w:sz w:val="26"/>
          <w:szCs w:val="26"/>
          <w:lang w:val="ro-RO"/>
        </w:rPr>
      </w:pPr>
      <w:r w:rsidRPr="007B5364">
        <w:rPr>
          <w:rFonts w:ascii="Times New Roman" w:hAnsi="Times New Roman" w:cs="Times New Roman"/>
          <w:sz w:val="26"/>
          <w:szCs w:val="26"/>
          <w:lang w:val="ro-RO"/>
        </w:rPr>
        <w:t>CURS:</w:t>
      </w:r>
      <w:r w:rsidRPr="007B53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F95C48" w:rsidRPr="00F95C48">
        <w:rPr>
          <w:rFonts w:ascii="Times New Roman" w:eastAsia="Times New Roman" w:hAnsi="Times New Roman" w:cs="Times New Roman"/>
          <w:bCs/>
          <w:sz w:val="26"/>
          <w:szCs w:val="26"/>
        </w:rPr>
        <w:t xml:space="preserve">Prof. </w:t>
      </w:r>
      <w:proofErr w:type="gramStart"/>
      <w:r w:rsidR="00F95C48" w:rsidRPr="00F95C48">
        <w:rPr>
          <w:rFonts w:ascii="Times New Roman" w:eastAsia="Times New Roman" w:hAnsi="Times New Roman" w:cs="Times New Roman"/>
          <w:bCs/>
          <w:sz w:val="26"/>
          <w:szCs w:val="26"/>
        </w:rPr>
        <w:t>dr</w:t>
      </w:r>
      <w:proofErr w:type="gramEnd"/>
      <w:r w:rsidR="00F95C48" w:rsidRPr="00F95C48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F95C48" w:rsidRPr="00F95C48">
        <w:rPr>
          <w:rFonts w:ascii="Times New Roman" w:eastAsia="Times New Roman" w:hAnsi="Times New Roman" w:cs="Times New Roman"/>
          <w:bCs/>
          <w:sz w:val="26"/>
          <w:szCs w:val="26"/>
        </w:rPr>
        <w:t>ing</w:t>
      </w:r>
      <w:proofErr w:type="spellEnd"/>
      <w:r w:rsidR="00F95C48" w:rsidRPr="00F95C48">
        <w:rPr>
          <w:rFonts w:ascii="Times New Roman" w:eastAsia="Times New Roman" w:hAnsi="Times New Roman" w:cs="Times New Roman"/>
          <w:bCs/>
          <w:sz w:val="26"/>
          <w:szCs w:val="26"/>
        </w:rPr>
        <w:t>. Sorin HINTEA</w:t>
      </w:r>
      <w:r w:rsidR="007B5364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="007B5364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="007B5364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="00F95C48">
        <w:rPr>
          <w:rFonts w:ascii="Times New Roman" w:eastAsia="Times New Roman" w:hAnsi="Times New Roman" w:cs="Times New Roman"/>
          <w:bCs/>
          <w:sz w:val="26"/>
          <w:szCs w:val="26"/>
        </w:rPr>
        <w:t xml:space="preserve">  </w:t>
      </w:r>
      <w:r w:rsidR="007B5364" w:rsidRPr="007B5364">
        <w:rPr>
          <w:rFonts w:ascii="Times New Roman" w:hAnsi="Times New Roman" w:cs="Times New Roman"/>
          <w:sz w:val="26"/>
          <w:szCs w:val="26"/>
          <w:lang w:val="ro-RO"/>
        </w:rPr>
        <w:t>AN II; SERIA A; GRUPA 2124</w:t>
      </w:r>
    </w:p>
    <w:p w14:paraId="158B2D7A" w14:textId="7BA3AA4B" w:rsidR="00CC256B" w:rsidRPr="00F95C48" w:rsidRDefault="00000000" w:rsidP="00F95C48">
      <w:pPr>
        <w:spacing w:after="198"/>
        <w:ind w:left="-5" w:hanging="10"/>
        <w:rPr>
          <w:rFonts w:ascii="Times New Roman" w:hAnsi="Times New Roman" w:cs="Times New Roman"/>
          <w:sz w:val="26"/>
          <w:szCs w:val="26"/>
          <w:lang w:val="ro-RO"/>
        </w:rPr>
      </w:pPr>
      <w:r w:rsidRPr="007B5364">
        <w:rPr>
          <w:rFonts w:ascii="Times New Roman" w:hAnsi="Times New Roman" w:cs="Times New Roman"/>
          <w:sz w:val="26"/>
          <w:szCs w:val="26"/>
          <w:lang w:val="ro-RO"/>
        </w:rPr>
        <w:t>LABORATOR:</w:t>
      </w:r>
      <w:r w:rsidRPr="007B53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95C48" w:rsidRPr="007B5364">
        <w:rPr>
          <w:rFonts w:ascii="Times New Roman" w:eastAsia="Times New Roman" w:hAnsi="Times New Roman" w:cs="Times New Roman"/>
          <w:bCs/>
          <w:sz w:val="26"/>
          <w:szCs w:val="26"/>
        </w:rPr>
        <w:t>Drd</w:t>
      </w:r>
      <w:proofErr w:type="spellEnd"/>
      <w:r w:rsidR="00F95C48" w:rsidRPr="007B5364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F95C48" w:rsidRPr="007B5364">
        <w:rPr>
          <w:rFonts w:ascii="Times New Roman" w:eastAsia="Times New Roman" w:hAnsi="Times New Roman" w:cs="Times New Roman"/>
          <w:bCs/>
          <w:sz w:val="26"/>
          <w:szCs w:val="26"/>
        </w:rPr>
        <w:t>ing</w:t>
      </w:r>
      <w:proofErr w:type="spellEnd"/>
      <w:r w:rsidR="00F95C48" w:rsidRPr="007B5364">
        <w:rPr>
          <w:rFonts w:ascii="Times New Roman" w:eastAsia="Times New Roman" w:hAnsi="Times New Roman" w:cs="Times New Roman"/>
          <w:bCs/>
          <w:sz w:val="26"/>
          <w:szCs w:val="26"/>
        </w:rPr>
        <w:t>.</w:t>
      </w:r>
      <w:r w:rsidR="00F95C48" w:rsidRPr="00F95C48">
        <w:rPr>
          <w:rFonts w:ascii="Times New Roman" w:eastAsia="Times New Roman" w:hAnsi="Times New Roman" w:cs="Times New Roman"/>
          <w:sz w:val="28"/>
          <w:szCs w:val="28"/>
        </w:rPr>
        <w:t xml:space="preserve"> Claudia-Georgiana Cordo</w:t>
      </w:r>
      <w:r w:rsidR="00F95C48" w:rsidRPr="00F95C48">
        <w:rPr>
          <w:rFonts w:ascii="Times New Roman" w:eastAsia="Times New Roman" w:hAnsi="Times New Roman" w:cs="Times New Roman"/>
          <w:sz w:val="28"/>
          <w:szCs w:val="28"/>
          <w:lang w:val="ro-RO"/>
        </w:rPr>
        <w:t>ș</w:t>
      </w:r>
      <w:r>
        <w:rPr>
          <w:sz w:val="40"/>
          <w:szCs w:val="40"/>
          <w:lang w:val="ro-RO"/>
        </w:rPr>
        <w:t xml:space="preserve"> </w:t>
      </w:r>
    </w:p>
    <w:p w14:paraId="4802C749" w14:textId="77777777" w:rsidR="00F95C48" w:rsidRDefault="00F95C48">
      <w:pPr>
        <w:spacing w:after="198"/>
        <w:ind w:left="-5" w:hanging="10"/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14:paraId="240C88B7" w14:textId="77777777" w:rsidR="007B064C" w:rsidRDefault="007B064C">
      <w:pPr>
        <w:spacing w:after="198"/>
        <w:ind w:left="-5" w:hanging="10"/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14:paraId="760797DE" w14:textId="77777777" w:rsidR="007B064C" w:rsidRPr="007B064C" w:rsidRDefault="007B064C">
      <w:pPr>
        <w:spacing w:after="198"/>
        <w:ind w:left="-5" w:hanging="10"/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14:paraId="175C5938" w14:textId="50C8F243" w:rsidR="00CC256B" w:rsidRPr="007B064C" w:rsidRDefault="00000000">
      <w:pPr>
        <w:spacing w:after="198"/>
        <w:ind w:left="-5" w:hanging="10"/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 w:rsidRPr="007B064C">
        <w:rPr>
          <w:rFonts w:ascii="Times New Roman" w:hAnsi="Times New Roman" w:cs="Times New Roman"/>
          <w:sz w:val="56"/>
          <w:szCs w:val="56"/>
          <w:lang w:val="ro-RO"/>
        </w:rPr>
        <w:t>CUPRINS</w:t>
      </w:r>
    </w:p>
    <w:p w14:paraId="3AE6B8BC" w14:textId="77777777" w:rsidR="00F95C48" w:rsidRPr="007B064C" w:rsidRDefault="00F95C48">
      <w:pPr>
        <w:spacing w:after="198"/>
        <w:ind w:left="-5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7998B1CB" w14:textId="74462C0D" w:rsidR="00F95C48" w:rsidRPr="00F95C48" w:rsidRDefault="00F95C48" w:rsidP="00F95C48">
      <w:pPr>
        <w:numPr>
          <w:ilvl w:val="0"/>
          <w:numId w:val="11"/>
        </w:numPr>
        <w:spacing w:after="198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064C">
        <w:rPr>
          <w:rFonts w:ascii="Times New Roman" w:hAnsi="Times New Roman" w:cs="Times New Roman"/>
          <w:sz w:val="28"/>
          <w:szCs w:val="28"/>
        </w:rPr>
        <w:t>Specificații</w:t>
      </w:r>
      <w:proofErr w:type="spellEnd"/>
      <w:r w:rsidRPr="007B064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064C">
        <w:rPr>
          <w:rFonts w:ascii="Times New Roman" w:hAnsi="Times New Roman" w:cs="Times New Roman"/>
          <w:sz w:val="28"/>
          <w:szCs w:val="28"/>
        </w:rPr>
        <w:t>proiectare</w:t>
      </w:r>
      <w:proofErr w:type="spellEnd"/>
    </w:p>
    <w:p w14:paraId="71E9AB75" w14:textId="77777777" w:rsidR="00F95C48" w:rsidRPr="00F95C48" w:rsidRDefault="00F95C48" w:rsidP="00F95C48">
      <w:pPr>
        <w:numPr>
          <w:ilvl w:val="0"/>
          <w:numId w:val="11"/>
        </w:numPr>
        <w:spacing w:after="198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5C48">
        <w:rPr>
          <w:rFonts w:ascii="Times New Roman" w:hAnsi="Times New Roman" w:cs="Times New Roman"/>
          <w:sz w:val="28"/>
          <w:szCs w:val="28"/>
        </w:rPr>
        <w:t>Diagrama</w:t>
      </w:r>
      <w:proofErr w:type="spellEnd"/>
      <w:r w:rsidRPr="00F95C48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95C48">
        <w:rPr>
          <w:rFonts w:ascii="Times New Roman" w:hAnsi="Times New Roman" w:cs="Times New Roman"/>
          <w:sz w:val="28"/>
          <w:szCs w:val="28"/>
        </w:rPr>
        <w:t>tranziții</w:t>
      </w:r>
      <w:proofErr w:type="spellEnd"/>
    </w:p>
    <w:p w14:paraId="11F9F00F" w14:textId="77777777" w:rsidR="00F95C48" w:rsidRPr="007B064C" w:rsidRDefault="00F95C48" w:rsidP="00F95C48">
      <w:pPr>
        <w:numPr>
          <w:ilvl w:val="0"/>
          <w:numId w:val="11"/>
        </w:numPr>
        <w:spacing w:after="198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5C48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Pr="00F95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C48">
        <w:rPr>
          <w:rFonts w:ascii="Times New Roman" w:hAnsi="Times New Roman" w:cs="Times New Roman"/>
          <w:sz w:val="28"/>
          <w:szCs w:val="28"/>
        </w:rPr>
        <w:t>fișierelor</w:t>
      </w:r>
      <w:proofErr w:type="spellEnd"/>
      <w:r w:rsidRPr="00F95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C48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95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C48">
        <w:rPr>
          <w:rFonts w:ascii="Times New Roman" w:hAnsi="Times New Roman" w:cs="Times New Roman"/>
          <w:sz w:val="28"/>
          <w:szCs w:val="28"/>
        </w:rPr>
        <w:t>explicații</w:t>
      </w:r>
      <w:proofErr w:type="spellEnd"/>
      <w:r w:rsidRPr="00F95C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64BF58" w14:textId="77777777" w:rsidR="00F95C48" w:rsidRPr="007B064C" w:rsidRDefault="00F95C48" w:rsidP="00F95C48">
      <w:pPr>
        <w:spacing w:after="198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95C48">
        <w:rPr>
          <w:rFonts w:ascii="Times New Roman" w:hAnsi="Times New Roman" w:cs="Times New Roman"/>
          <w:sz w:val="26"/>
          <w:szCs w:val="26"/>
        </w:rPr>
        <w:t xml:space="preserve">3.1 </w:t>
      </w:r>
      <w:proofErr w:type="spellStart"/>
      <w:r w:rsidRPr="00F95C48">
        <w:rPr>
          <w:rFonts w:ascii="Times New Roman" w:hAnsi="Times New Roman" w:cs="Times New Roman"/>
          <w:sz w:val="26"/>
          <w:szCs w:val="26"/>
        </w:rPr>
        <w:t>Stopwatch_main.vhd</w:t>
      </w:r>
      <w:proofErr w:type="spellEnd"/>
    </w:p>
    <w:p w14:paraId="4010DBFB" w14:textId="77777777" w:rsidR="00F95C48" w:rsidRPr="007B064C" w:rsidRDefault="00F95C48" w:rsidP="00F95C48">
      <w:pPr>
        <w:spacing w:after="198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95C48">
        <w:rPr>
          <w:rFonts w:ascii="Times New Roman" w:hAnsi="Times New Roman" w:cs="Times New Roman"/>
          <w:sz w:val="26"/>
          <w:szCs w:val="26"/>
        </w:rPr>
        <w:t xml:space="preserve"> 3.2 </w:t>
      </w:r>
      <w:proofErr w:type="spellStart"/>
      <w:r w:rsidRPr="00F95C48">
        <w:rPr>
          <w:rFonts w:ascii="Times New Roman" w:hAnsi="Times New Roman" w:cs="Times New Roman"/>
          <w:sz w:val="26"/>
          <w:szCs w:val="26"/>
        </w:rPr>
        <w:t>ClkDivider.vhd</w:t>
      </w:r>
      <w:proofErr w:type="spellEnd"/>
      <w:r w:rsidRPr="00F95C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D28789" w14:textId="77777777" w:rsidR="00F95C48" w:rsidRPr="007B064C" w:rsidRDefault="00F95C48" w:rsidP="00F95C48">
      <w:pPr>
        <w:spacing w:after="198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95C48">
        <w:rPr>
          <w:rFonts w:ascii="Times New Roman" w:hAnsi="Times New Roman" w:cs="Times New Roman"/>
          <w:sz w:val="26"/>
          <w:szCs w:val="26"/>
        </w:rPr>
        <w:t xml:space="preserve">3.3 </w:t>
      </w:r>
      <w:proofErr w:type="spellStart"/>
      <w:r w:rsidRPr="00F95C48">
        <w:rPr>
          <w:rFonts w:ascii="Times New Roman" w:hAnsi="Times New Roman" w:cs="Times New Roman"/>
          <w:sz w:val="26"/>
          <w:szCs w:val="26"/>
        </w:rPr>
        <w:t>Digits.vhd</w:t>
      </w:r>
      <w:proofErr w:type="spellEnd"/>
      <w:r w:rsidRPr="00F95C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17F714" w14:textId="77777777" w:rsidR="00F95C48" w:rsidRPr="007B064C" w:rsidRDefault="00F95C48" w:rsidP="00F95C48">
      <w:pPr>
        <w:spacing w:after="198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95C48">
        <w:rPr>
          <w:rFonts w:ascii="Times New Roman" w:hAnsi="Times New Roman" w:cs="Times New Roman"/>
          <w:sz w:val="26"/>
          <w:szCs w:val="26"/>
        </w:rPr>
        <w:t xml:space="preserve">3.4 </w:t>
      </w:r>
      <w:proofErr w:type="spellStart"/>
      <w:r w:rsidRPr="00F95C48">
        <w:rPr>
          <w:rFonts w:ascii="Times New Roman" w:hAnsi="Times New Roman" w:cs="Times New Roman"/>
          <w:sz w:val="26"/>
          <w:szCs w:val="26"/>
        </w:rPr>
        <w:t>SSDDriver.vhd</w:t>
      </w:r>
      <w:proofErr w:type="spellEnd"/>
      <w:r w:rsidRPr="00F95C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63AB4E" w14:textId="30A65502" w:rsidR="00F95C48" w:rsidRPr="007B064C" w:rsidRDefault="00F95C48" w:rsidP="00F95C48">
      <w:pPr>
        <w:spacing w:after="198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95C48">
        <w:rPr>
          <w:rFonts w:ascii="Times New Roman" w:hAnsi="Times New Roman" w:cs="Times New Roman"/>
          <w:sz w:val="26"/>
          <w:szCs w:val="26"/>
        </w:rPr>
        <w:t xml:space="preserve">3.5 </w:t>
      </w:r>
      <w:proofErr w:type="spellStart"/>
      <w:r w:rsidRPr="00F95C48">
        <w:rPr>
          <w:rFonts w:ascii="Times New Roman" w:hAnsi="Times New Roman" w:cs="Times New Roman"/>
          <w:sz w:val="26"/>
          <w:szCs w:val="26"/>
        </w:rPr>
        <w:t>SevSegmentDisplayModule.vhd</w:t>
      </w:r>
      <w:proofErr w:type="spellEnd"/>
    </w:p>
    <w:p w14:paraId="60F67C22" w14:textId="6B050528" w:rsidR="007B064C" w:rsidRPr="00F95C48" w:rsidRDefault="007B064C" w:rsidP="007B064C">
      <w:pPr>
        <w:spacing w:after="198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B064C">
        <w:rPr>
          <w:rFonts w:ascii="Times New Roman" w:hAnsi="Times New Roman" w:cs="Times New Roman"/>
          <w:sz w:val="26"/>
          <w:szCs w:val="26"/>
        </w:rPr>
        <w:t xml:space="preserve">3.6 </w:t>
      </w:r>
      <w:proofErr w:type="spellStart"/>
      <w:r w:rsidRPr="007B064C">
        <w:rPr>
          <w:rFonts w:ascii="Times New Roman" w:hAnsi="Times New Roman" w:cs="Times New Roman"/>
          <w:sz w:val="26"/>
          <w:szCs w:val="26"/>
        </w:rPr>
        <w:t>Constraints.xdc</w:t>
      </w:r>
      <w:proofErr w:type="spellEnd"/>
    </w:p>
    <w:p w14:paraId="7B3D4401" w14:textId="6B9465EE" w:rsidR="00B220D3" w:rsidRPr="007B064C" w:rsidRDefault="007B064C" w:rsidP="00F95C48">
      <w:pPr>
        <w:numPr>
          <w:ilvl w:val="0"/>
          <w:numId w:val="11"/>
        </w:numPr>
        <w:spacing w:after="198" w:line="240" w:lineRule="auto"/>
        <w:rPr>
          <w:rFonts w:ascii="Times New Roman" w:hAnsi="Times New Roman" w:cs="Times New Roman"/>
          <w:sz w:val="28"/>
          <w:szCs w:val="28"/>
        </w:rPr>
      </w:pPr>
      <w:r w:rsidRPr="007B064C">
        <w:rPr>
          <w:rFonts w:ascii="Times New Roman" w:hAnsi="Times New Roman" w:cs="Times New Roman"/>
          <w:sz w:val="28"/>
          <w:szCs w:val="28"/>
        </w:rPr>
        <w:t>Mini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064C">
        <w:rPr>
          <w:rFonts w:ascii="Times New Roman" w:hAnsi="Times New Roman" w:cs="Times New Roman"/>
          <w:sz w:val="28"/>
          <w:szCs w:val="28"/>
        </w:rPr>
        <w:t xml:space="preserve">manual de </w:t>
      </w:r>
      <w:proofErr w:type="spellStart"/>
      <w:r w:rsidRPr="007B064C">
        <w:rPr>
          <w:rFonts w:ascii="Times New Roman" w:hAnsi="Times New Roman" w:cs="Times New Roman"/>
          <w:sz w:val="28"/>
          <w:szCs w:val="28"/>
        </w:rPr>
        <w:t>utilizare</w:t>
      </w:r>
      <w:proofErr w:type="spellEnd"/>
    </w:p>
    <w:p w14:paraId="5FF03BC4" w14:textId="336EDC3A" w:rsidR="007B064C" w:rsidRPr="00F95C48" w:rsidRDefault="007B064C" w:rsidP="00F95C48">
      <w:pPr>
        <w:numPr>
          <w:ilvl w:val="0"/>
          <w:numId w:val="11"/>
        </w:numPr>
        <w:spacing w:after="198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064C">
        <w:rPr>
          <w:rFonts w:ascii="Times New Roman" w:hAnsi="Times New Roman" w:cs="Times New Roman"/>
          <w:sz w:val="28"/>
          <w:szCs w:val="28"/>
        </w:rPr>
        <w:t>Bibliografie</w:t>
      </w:r>
      <w:proofErr w:type="spellEnd"/>
    </w:p>
    <w:p w14:paraId="225B40CE" w14:textId="77777777" w:rsidR="00CC256B" w:rsidRDefault="00CC256B" w:rsidP="001A475E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27B057BA" w14:textId="77777777" w:rsidR="00B0638A" w:rsidRDefault="00B0638A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452FE749" w14:textId="77777777" w:rsidR="00B0638A" w:rsidRDefault="00B0638A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11B4B2A7" w14:textId="77777777" w:rsidR="00B0638A" w:rsidRDefault="00B0638A" w:rsidP="00B9677D">
      <w:pPr>
        <w:spacing w:after="198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FC3590F" w14:textId="77777777" w:rsidR="00B0638A" w:rsidRDefault="00B0638A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5D10F222" w14:textId="77777777" w:rsidR="00B9677D" w:rsidRDefault="00B9677D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6832D575" w14:textId="77777777" w:rsidR="00B9677D" w:rsidRDefault="00B9677D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3D12D386" w14:textId="77777777" w:rsidR="00B9677D" w:rsidRDefault="00B9677D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213D1ECF" w14:textId="77777777" w:rsidR="00B220D3" w:rsidRDefault="00B220D3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166ECB7D" w14:textId="77777777" w:rsidR="00B220D3" w:rsidRDefault="00B220D3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0153A667" w14:textId="77777777" w:rsidR="00B220D3" w:rsidRDefault="00B220D3">
      <w:pPr>
        <w:spacing w:after="198" w:line="240" w:lineRule="auto"/>
        <w:ind w:left="-5" w:hanging="10"/>
        <w:rPr>
          <w:rFonts w:ascii="Times New Roman" w:hAnsi="Times New Roman" w:cs="Times New Roman"/>
          <w:sz w:val="24"/>
          <w:szCs w:val="24"/>
          <w:lang w:val="ro-RO"/>
        </w:rPr>
      </w:pPr>
    </w:p>
    <w:p w14:paraId="488C28E8" w14:textId="4E042575" w:rsidR="00B220D3" w:rsidRPr="00B220D3" w:rsidRDefault="00B220D3" w:rsidP="00B220D3">
      <w:pPr>
        <w:pStyle w:val="Title"/>
        <w:numPr>
          <w:ilvl w:val="0"/>
          <w:numId w:val="12"/>
        </w:numPr>
        <w:jc w:val="center"/>
        <w:rPr>
          <w:sz w:val="48"/>
          <w:szCs w:val="48"/>
        </w:rPr>
      </w:pPr>
      <w:proofErr w:type="spellStart"/>
      <w:r w:rsidRPr="00B220D3">
        <w:rPr>
          <w:sz w:val="48"/>
          <w:szCs w:val="48"/>
        </w:rPr>
        <w:t>Specificatii</w:t>
      </w:r>
      <w:proofErr w:type="spellEnd"/>
      <w:r w:rsidRPr="00B220D3">
        <w:rPr>
          <w:sz w:val="48"/>
          <w:szCs w:val="48"/>
        </w:rPr>
        <w:t xml:space="preserve"> de </w:t>
      </w:r>
      <w:proofErr w:type="spellStart"/>
      <w:r w:rsidRPr="00B220D3">
        <w:rPr>
          <w:sz w:val="48"/>
          <w:szCs w:val="48"/>
        </w:rPr>
        <w:t>proiectare</w:t>
      </w:r>
      <w:proofErr w:type="spellEnd"/>
    </w:p>
    <w:p w14:paraId="0D1DDF17" w14:textId="77777777" w:rsidR="00B220D3" w:rsidRDefault="00B220D3" w:rsidP="00B220D3"/>
    <w:p w14:paraId="5F1D66FB" w14:textId="77777777" w:rsidR="00B220D3" w:rsidRDefault="00B220D3" w:rsidP="00B220D3"/>
    <w:p w14:paraId="5DD810C0" w14:textId="77777777" w:rsidR="00B220D3" w:rsidRPr="007B064C" w:rsidRDefault="00B220D3" w:rsidP="00B220D3">
      <w:pPr>
        <w:pStyle w:val="NormalWeb"/>
      </w:pPr>
      <w:proofErr w:type="spellStart"/>
      <w:r w:rsidRPr="007B064C">
        <w:t>Acest</w:t>
      </w:r>
      <w:proofErr w:type="spellEnd"/>
      <w:r w:rsidRPr="007B064C">
        <w:t xml:space="preserve"> </w:t>
      </w:r>
      <w:proofErr w:type="spellStart"/>
      <w:r w:rsidRPr="007B064C">
        <w:t>proiect</w:t>
      </w:r>
      <w:proofErr w:type="spellEnd"/>
      <w:r w:rsidRPr="007B064C">
        <w:t xml:space="preserve"> </w:t>
      </w:r>
      <w:proofErr w:type="spellStart"/>
      <w:r w:rsidRPr="007B064C">
        <w:t>reprezintă</w:t>
      </w:r>
      <w:proofErr w:type="spellEnd"/>
      <w:r w:rsidRPr="007B064C">
        <w:t xml:space="preserve"> un </w:t>
      </w:r>
      <w:proofErr w:type="spellStart"/>
      <w:r w:rsidRPr="007B064C">
        <w:rPr>
          <w:rStyle w:val="Strong"/>
          <w:b w:val="0"/>
          <w:bCs w:val="0"/>
        </w:rPr>
        <w:t>cronometru</w:t>
      </w:r>
      <w:proofErr w:type="spellEnd"/>
      <w:r w:rsidRPr="007B064C">
        <w:rPr>
          <w:rStyle w:val="Strong"/>
          <w:b w:val="0"/>
          <w:bCs w:val="0"/>
        </w:rPr>
        <w:t xml:space="preserve"> de reflex</w:t>
      </w:r>
      <w:r w:rsidRPr="007B064C">
        <w:t xml:space="preserve"> </w:t>
      </w:r>
      <w:proofErr w:type="spellStart"/>
      <w:r w:rsidRPr="007B064C">
        <w:t>implementat</w:t>
      </w:r>
      <w:proofErr w:type="spellEnd"/>
      <w:r w:rsidRPr="007B064C">
        <w:t xml:space="preserve"> </w:t>
      </w:r>
      <w:proofErr w:type="spellStart"/>
      <w:r w:rsidRPr="007B064C">
        <w:t>în</w:t>
      </w:r>
      <w:proofErr w:type="spellEnd"/>
      <w:r w:rsidRPr="007B064C">
        <w:t xml:space="preserve"> </w:t>
      </w:r>
      <w:proofErr w:type="spellStart"/>
      <w:r w:rsidRPr="007B064C">
        <w:t>limbajul</w:t>
      </w:r>
      <w:proofErr w:type="spellEnd"/>
      <w:r w:rsidRPr="007B064C">
        <w:t xml:space="preserve"> </w:t>
      </w:r>
      <w:r w:rsidRPr="007B064C">
        <w:rPr>
          <w:rStyle w:val="Strong"/>
          <w:b w:val="0"/>
          <w:bCs w:val="0"/>
        </w:rPr>
        <w:t>VHDL</w:t>
      </w:r>
      <w:r w:rsidRPr="007B064C">
        <w:t xml:space="preserve">, </w:t>
      </w:r>
      <w:proofErr w:type="spellStart"/>
      <w:r w:rsidRPr="007B064C">
        <w:t>destinat</w:t>
      </w:r>
      <w:proofErr w:type="spellEnd"/>
      <w:r w:rsidRPr="007B064C">
        <w:t xml:space="preserve"> </w:t>
      </w:r>
      <w:proofErr w:type="spellStart"/>
      <w:r w:rsidRPr="007B064C">
        <w:t>rulării</w:t>
      </w:r>
      <w:proofErr w:type="spellEnd"/>
      <w:r w:rsidRPr="007B064C">
        <w:t xml:space="preserve"> pe </w:t>
      </w:r>
      <w:proofErr w:type="spellStart"/>
      <w:r w:rsidRPr="007B064C">
        <w:t>placa</w:t>
      </w:r>
      <w:proofErr w:type="spellEnd"/>
      <w:r w:rsidRPr="007B064C">
        <w:t xml:space="preserve"> de </w:t>
      </w:r>
      <w:proofErr w:type="spellStart"/>
      <w:r w:rsidRPr="007B064C">
        <w:t>dezvoltare</w:t>
      </w:r>
      <w:proofErr w:type="spellEnd"/>
      <w:r w:rsidRPr="007B064C">
        <w:t xml:space="preserve"> </w:t>
      </w:r>
      <w:proofErr w:type="spellStart"/>
      <w:r w:rsidRPr="007B064C">
        <w:rPr>
          <w:rStyle w:val="Strong"/>
          <w:b w:val="0"/>
          <w:bCs w:val="0"/>
        </w:rPr>
        <w:t>Basys</w:t>
      </w:r>
      <w:proofErr w:type="spellEnd"/>
      <w:r w:rsidRPr="007B064C">
        <w:rPr>
          <w:rStyle w:val="Strong"/>
          <w:b w:val="0"/>
          <w:bCs w:val="0"/>
        </w:rPr>
        <w:t xml:space="preserve"> 3</w:t>
      </w:r>
      <w:r w:rsidRPr="007B064C">
        <w:t xml:space="preserve">, </w:t>
      </w:r>
      <w:proofErr w:type="spellStart"/>
      <w:r w:rsidRPr="007B064C">
        <w:t>bazată</w:t>
      </w:r>
      <w:proofErr w:type="spellEnd"/>
      <w:r w:rsidRPr="007B064C">
        <w:t xml:space="preserve"> pe FPGA-ul </w:t>
      </w:r>
      <w:r w:rsidRPr="007B064C">
        <w:rPr>
          <w:rStyle w:val="Strong"/>
          <w:b w:val="0"/>
          <w:bCs w:val="0"/>
        </w:rPr>
        <w:t>Xilinx Artix-7</w:t>
      </w:r>
      <w:r w:rsidRPr="007B064C">
        <w:t>.</w:t>
      </w:r>
    </w:p>
    <w:p w14:paraId="450790DB" w14:textId="77777777" w:rsidR="00B220D3" w:rsidRPr="007B064C" w:rsidRDefault="00B220D3" w:rsidP="00B220D3">
      <w:pPr>
        <w:pStyle w:val="NormalWeb"/>
      </w:pPr>
      <w:proofErr w:type="spellStart"/>
      <w:r w:rsidRPr="007B064C">
        <w:t>Proiectul</w:t>
      </w:r>
      <w:proofErr w:type="spellEnd"/>
      <w:r w:rsidRPr="007B064C">
        <w:t xml:space="preserve"> a </w:t>
      </w:r>
      <w:proofErr w:type="spellStart"/>
      <w:r w:rsidRPr="007B064C">
        <w:t>fost</w:t>
      </w:r>
      <w:proofErr w:type="spellEnd"/>
      <w:r w:rsidRPr="007B064C">
        <w:t xml:space="preserve"> </w:t>
      </w:r>
      <w:proofErr w:type="spellStart"/>
      <w:r w:rsidRPr="007B064C">
        <w:t>realizat</w:t>
      </w:r>
      <w:proofErr w:type="spellEnd"/>
      <w:r w:rsidRPr="007B064C">
        <w:t xml:space="preserve"> </w:t>
      </w:r>
      <w:proofErr w:type="spellStart"/>
      <w:r w:rsidRPr="007B064C">
        <w:t>și</w:t>
      </w:r>
      <w:proofErr w:type="spellEnd"/>
      <w:r w:rsidRPr="007B064C">
        <w:t xml:space="preserve"> </w:t>
      </w:r>
      <w:proofErr w:type="spellStart"/>
      <w:r w:rsidRPr="007B064C">
        <w:t>testat</w:t>
      </w:r>
      <w:proofErr w:type="spellEnd"/>
      <w:r w:rsidRPr="007B064C">
        <w:t xml:space="preserve"> </w:t>
      </w:r>
      <w:proofErr w:type="spellStart"/>
      <w:r w:rsidRPr="007B064C">
        <w:t>în</w:t>
      </w:r>
      <w:proofErr w:type="spellEnd"/>
      <w:r w:rsidRPr="007B064C">
        <w:t xml:space="preserve"> </w:t>
      </w:r>
      <w:proofErr w:type="spellStart"/>
      <w:r w:rsidRPr="007B064C">
        <w:t>mediul</w:t>
      </w:r>
      <w:proofErr w:type="spellEnd"/>
      <w:r w:rsidRPr="007B064C">
        <w:t xml:space="preserve"> de </w:t>
      </w:r>
      <w:proofErr w:type="spellStart"/>
      <w:r w:rsidRPr="007B064C">
        <w:t>dezvoltare</w:t>
      </w:r>
      <w:proofErr w:type="spellEnd"/>
      <w:r w:rsidRPr="007B064C">
        <w:t xml:space="preserve"> </w:t>
      </w:r>
      <w:proofErr w:type="spellStart"/>
      <w:r w:rsidRPr="007B064C">
        <w:rPr>
          <w:rStyle w:val="Strong"/>
          <w:b w:val="0"/>
          <w:bCs w:val="0"/>
        </w:rPr>
        <w:t>Vivado</w:t>
      </w:r>
      <w:proofErr w:type="spellEnd"/>
      <w:r w:rsidRPr="007B064C">
        <w:rPr>
          <w:rStyle w:val="Strong"/>
          <w:b w:val="0"/>
          <w:bCs w:val="0"/>
        </w:rPr>
        <w:t xml:space="preserve"> Design Suite</w:t>
      </w:r>
      <w:r w:rsidRPr="007B064C">
        <w:t xml:space="preserve"> (</w:t>
      </w:r>
      <w:proofErr w:type="spellStart"/>
      <w:r w:rsidRPr="007B064C">
        <w:t>versiune</w:t>
      </w:r>
      <w:proofErr w:type="spellEnd"/>
      <w:r w:rsidRPr="007B064C">
        <w:t xml:space="preserve"> Xilinx), </w:t>
      </w:r>
      <w:proofErr w:type="spellStart"/>
      <w:r w:rsidRPr="007B064C">
        <w:t>utilizând</w:t>
      </w:r>
      <w:proofErr w:type="spellEnd"/>
      <w:r w:rsidRPr="007B064C">
        <w:t xml:space="preserve"> </w:t>
      </w:r>
      <w:proofErr w:type="spellStart"/>
      <w:r w:rsidRPr="007B064C">
        <w:t>componente</w:t>
      </w:r>
      <w:proofErr w:type="spellEnd"/>
      <w:r w:rsidRPr="007B064C">
        <w:t xml:space="preserve"> </w:t>
      </w:r>
      <w:proofErr w:type="spellStart"/>
      <w:r w:rsidRPr="007B064C">
        <w:t>structurale</w:t>
      </w:r>
      <w:proofErr w:type="spellEnd"/>
      <w:r w:rsidRPr="007B064C">
        <w:t xml:space="preserve"> </w:t>
      </w:r>
      <w:proofErr w:type="spellStart"/>
      <w:r w:rsidRPr="007B064C">
        <w:t>și</w:t>
      </w:r>
      <w:proofErr w:type="spellEnd"/>
      <w:r w:rsidRPr="007B064C">
        <w:t xml:space="preserve"> </w:t>
      </w:r>
      <w:proofErr w:type="spellStart"/>
      <w:r w:rsidRPr="007B064C">
        <w:t>descrieri</w:t>
      </w:r>
      <w:proofErr w:type="spellEnd"/>
      <w:r w:rsidRPr="007B064C">
        <w:t xml:space="preserve"> </w:t>
      </w:r>
      <w:proofErr w:type="spellStart"/>
      <w:r w:rsidRPr="007B064C">
        <w:t>comportamentale</w:t>
      </w:r>
      <w:proofErr w:type="spellEnd"/>
      <w:r w:rsidRPr="007B064C">
        <w:t xml:space="preserve"> </w:t>
      </w:r>
      <w:proofErr w:type="spellStart"/>
      <w:r w:rsidRPr="007B064C">
        <w:t>în</w:t>
      </w:r>
      <w:proofErr w:type="spellEnd"/>
      <w:r w:rsidRPr="007B064C">
        <w:t xml:space="preserve"> VHDL.</w:t>
      </w:r>
    </w:p>
    <w:p w14:paraId="4E4D0C1B" w14:textId="77777777" w:rsidR="00B220D3" w:rsidRPr="007B064C" w:rsidRDefault="00B220D3" w:rsidP="00B220D3">
      <w:pPr>
        <w:pStyle w:val="NormalWeb"/>
      </w:pPr>
      <w:proofErr w:type="spellStart"/>
      <w:r w:rsidRPr="007B064C">
        <w:t>Scopul</w:t>
      </w:r>
      <w:proofErr w:type="spellEnd"/>
      <w:r w:rsidRPr="007B064C">
        <w:t xml:space="preserve"> </w:t>
      </w:r>
      <w:proofErr w:type="spellStart"/>
      <w:r w:rsidRPr="007B064C">
        <w:t>proiectului</w:t>
      </w:r>
      <w:proofErr w:type="spellEnd"/>
      <w:r w:rsidRPr="007B064C">
        <w:t xml:space="preserve"> </w:t>
      </w:r>
      <w:proofErr w:type="spellStart"/>
      <w:r w:rsidRPr="007B064C">
        <w:t>este</w:t>
      </w:r>
      <w:proofErr w:type="spellEnd"/>
      <w:r w:rsidRPr="007B064C">
        <w:t xml:space="preserve"> de a </w:t>
      </w:r>
      <w:proofErr w:type="spellStart"/>
      <w:r w:rsidRPr="007B064C">
        <w:t>măsura</w:t>
      </w:r>
      <w:proofErr w:type="spellEnd"/>
      <w:r w:rsidRPr="007B064C">
        <w:t xml:space="preserve"> </w:t>
      </w:r>
      <w:proofErr w:type="spellStart"/>
      <w:r w:rsidRPr="007B064C">
        <w:rPr>
          <w:rStyle w:val="Strong"/>
          <w:b w:val="0"/>
          <w:bCs w:val="0"/>
        </w:rPr>
        <w:t>timpul</w:t>
      </w:r>
      <w:proofErr w:type="spellEnd"/>
      <w:r w:rsidRPr="007B064C">
        <w:rPr>
          <w:rStyle w:val="Strong"/>
          <w:b w:val="0"/>
          <w:bCs w:val="0"/>
        </w:rPr>
        <w:t xml:space="preserve"> de </w:t>
      </w:r>
      <w:proofErr w:type="spellStart"/>
      <w:r w:rsidRPr="007B064C">
        <w:rPr>
          <w:rStyle w:val="Strong"/>
          <w:b w:val="0"/>
          <w:bCs w:val="0"/>
        </w:rPr>
        <w:t>reacție</w:t>
      </w:r>
      <w:proofErr w:type="spellEnd"/>
      <w:r w:rsidRPr="007B064C">
        <w:t xml:space="preserve"> al </w:t>
      </w:r>
      <w:proofErr w:type="spellStart"/>
      <w:r w:rsidRPr="007B064C">
        <w:t>utilizatorului</w:t>
      </w:r>
      <w:proofErr w:type="spellEnd"/>
      <w:r w:rsidRPr="007B064C">
        <w:t xml:space="preserve"> </w:t>
      </w:r>
      <w:proofErr w:type="spellStart"/>
      <w:r w:rsidRPr="007B064C">
        <w:t>și</w:t>
      </w:r>
      <w:proofErr w:type="spellEnd"/>
      <w:r w:rsidRPr="007B064C">
        <w:t xml:space="preserve"> de </w:t>
      </w:r>
      <w:proofErr w:type="gramStart"/>
      <w:r w:rsidRPr="007B064C">
        <w:t>a</w:t>
      </w:r>
      <w:proofErr w:type="gramEnd"/>
      <w:r w:rsidRPr="007B064C">
        <w:t xml:space="preserve"> </w:t>
      </w:r>
      <w:proofErr w:type="spellStart"/>
      <w:r w:rsidRPr="007B064C">
        <w:t>afișa</w:t>
      </w:r>
      <w:proofErr w:type="spellEnd"/>
      <w:r w:rsidRPr="007B064C">
        <w:t>:</w:t>
      </w:r>
    </w:p>
    <w:p w14:paraId="7CD64CE2" w14:textId="77777777" w:rsidR="00B220D3" w:rsidRPr="007B064C" w:rsidRDefault="00B220D3" w:rsidP="00B220D3">
      <w:pPr>
        <w:pStyle w:val="NormalWeb"/>
        <w:numPr>
          <w:ilvl w:val="0"/>
          <w:numId w:val="13"/>
        </w:numPr>
      </w:pPr>
      <w:proofErr w:type="spellStart"/>
      <w:r w:rsidRPr="007B064C">
        <w:t>timpul</w:t>
      </w:r>
      <w:proofErr w:type="spellEnd"/>
      <w:r w:rsidRPr="007B064C">
        <w:t xml:space="preserve"> </w:t>
      </w:r>
      <w:proofErr w:type="spellStart"/>
      <w:r w:rsidRPr="007B064C">
        <w:t>măsurat</w:t>
      </w:r>
      <w:proofErr w:type="spellEnd"/>
      <w:r w:rsidRPr="007B064C">
        <w:t xml:space="preserve"> </w:t>
      </w:r>
      <w:proofErr w:type="spellStart"/>
      <w:r w:rsidRPr="007B064C">
        <w:t>în</w:t>
      </w:r>
      <w:proofErr w:type="spellEnd"/>
      <w:r w:rsidRPr="007B064C">
        <w:t xml:space="preserve"> </w:t>
      </w:r>
      <w:proofErr w:type="spellStart"/>
      <w:r w:rsidRPr="007B064C">
        <w:t>milisecunde</w:t>
      </w:r>
      <w:proofErr w:type="spellEnd"/>
      <w:r w:rsidRPr="007B064C">
        <w:t xml:space="preserve"> (0000–9999) pe </w:t>
      </w:r>
      <w:proofErr w:type="spellStart"/>
      <w:r w:rsidRPr="007B064C">
        <w:t>afișajul</w:t>
      </w:r>
      <w:proofErr w:type="spellEnd"/>
      <w:r w:rsidRPr="007B064C">
        <w:t xml:space="preserve"> cu 7 </w:t>
      </w:r>
      <w:proofErr w:type="spellStart"/>
      <w:r w:rsidRPr="007B064C">
        <w:t>segmente</w:t>
      </w:r>
      <w:proofErr w:type="spellEnd"/>
      <w:r w:rsidRPr="007B064C">
        <w:t>,</w:t>
      </w:r>
    </w:p>
    <w:p w14:paraId="44507B94" w14:textId="77777777" w:rsidR="00B220D3" w:rsidRPr="007B064C" w:rsidRDefault="00B220D3" w:rsidP="00B220D3">
      <w:pPr>
        <w:pStyle w:val="NormalWeb"/>
        <w:numPr>
          <w:ilvl w:val="0"/>
          <w:numId w:val="13"/>
        </w:numPr>
      </w:pPr>
      <w:r w:rsidRPr="007B064C">
        <w:rPr>
          <w:rStyle w:val="Strong"/>
          <w:b w:val="0"/>
          <w:bCs w:val="0"/>
        </w:rPr>
        <w:t xml:space="preserve">cel </w:t>
      </w:r>
      <w:proofErr w:type="spellStart"/>
      <w:r w:rsidRPr="007B064C">
        <w:rPr>
          <w:rStyle w:val="Strong"/>
          <w:b w:val="0"/>
          <w:bCs w:val="0"/>
        </w:rPr>
        <w:t>mai</w:t>
      </w:r>
      <w:proofErr w:type="spellEnd"/>
      <w:r w:rsidRPr="007B064C">
        <w:rPr>
          <w:rStyle w:val="Strong"/>
          <w:b w:val="0"/>
          <w:bCs w:val="0"/>
        </w:rPr>
        <w:t xml:space="preserve"> bun</w:t>
      </w:r>
      <w:r w:rsidRPr="007B064C">
        <w:t xml:space="preserve"> </w:t>
      </w:r>
      <w:proofErr w:type="spellStart"/>
      <w:r w:rsidRPr="007B064C">
        <w:t>și</w:t>
      </w:r>
      <w:proofErr w:type="spellEnd"/>
      <w:r w:rsidRPr="007B064C">
        <w:t xml:space="preserve"> </w:t>
      </w:r>
      <w:r w:rsidRPr="007B064C">
        <w:rPr>
          <w:rStyle w:val="Strong"/>
          <w:b w:val="0"/>
          <w:bCs w:val="0"/>
        </w:rPr>
        <w:t xml:space="preserve">cel </w:t>
      </w:r>
      <w:proofErr w:type="spellStart"/>
      <w:r w:rsidRPr="007B064C">
        <w:rPr>
          <w:rStyle w:val="Strong"/>
          <w:b w:val="0"/>
          <w:bCs w:val="0"/>
        </w:rPr>
        <w:t>mai</w:t>
      </w:r>
      <w:proofErr w:type="spellEnd"/>
      <w:r w:rsidRPr="007B064C">
        <w:rPr>
          <w:rStyle w:val="Strong"/>
          <w:b w:val="0"/>
          <w:bCs w:val="0"/>
        </w:rPr>
        <w:t xml:space="preserve"> slab </w:t>
      </w:r>
      <w:proofErr w:type="spellStart"/>
      <w:r w:rsidRPr="007B064C">
        <w:rPr>
          <w:rStyle w:val="Strong"/>
          <w:b w:val="0"/>
          <w:bCs w:val="0"/>
        </w:rPr>
        <w:t>timp</w:t>
      </w:r>
      <w:proofErr w:type="spellEnd"/>
      <w:r w:rsidRPr="007B064C">
        <w:t xml:space="preserve"> la </w:t>
      </w:r>
      <w:proofErr w:type="spellStart"/>
      <w:r w:rsidRPr="007B064C">
        <w:t>cerere</w:t>
      </w:r>
      <w:proofErr w:type="spellEnd"/>
      <w:r w:rsidRPr="007B064C">
        <w:t>,</w:t>
      </w:r>
    </w:p>
    <w:p w14:paraId="5EA1B1CF" w14:textId="77777777" w:rsidR="00B220D3" w:rsidRPr="007B064C" w:rsidRDefault="00B220D3" w:rsidP="00B220D3">
      <w:pPr>
        <w:pStyle w:val="NormalWeb"/>
        <w:numPr>
          <w:ilvl w:val="0"/>
          <w:numId w:val="13"/>
        </w:numPr>
      </w:pPr>
      <w:proofErr w:type="spellStart"/>
      <w:r w:rsidRPr="007B064C">
        <w:t>și</w:t>
      </w:r>
      <w:proofErr w:type="spellEnd"/>
      <w:r w:rsidRPr="007B064C">
        <w:t xml:space="preserve"> un </w:t>
      </w:r>
      <w:proofErr w:type="spellStart"/>
      <w:r w:rsidRPr="007B064C">
        <w:rPr>
          <w:rStyle w:val="Strong"/>
          <w:b w:val="0"/>
          <w:bCs w:val="0"/>
        </w:rPr>
        <w:t>scor</w:t>
      </w:r>
      <w:proofErr w:type="spellEnd"/>
      <w:r w:rsidRPr="007B064C">
        <w:rPr>
          <w:rStyle w:val="Strong"/>
          <w:b w:val="0"/>
          <w:bCs w:val="0"/>
        </w:rPr>
        <w:t xml:space="preserve"> </w:t>
      </w:r>
      <w:proofErr w:type="spellStart"/>
      <w:r w:rsidRPr="007B064C">
        <w:rPr>
          <w:rStyle w:val="Strong"/>
          <w:b w:val="0"/>
          <w:bCs w:val="0"/>
        </w:rPr>
        <w:t>vizual</w:t>
      </w:r>
      <w:proofErr w:type="spellEnd"/>
      <w:r w:rsidRPr="007B064C">
        <w:t xml:space="preserve"> (nota 1–10) </w:t>
      </w:r>
      <w:proofErr w:type="spellStart"/>
      <w:r w:rsidRPr="007B064C">
        <w:t>prin</w:t>
      </w:r>
      <w:proofErr w:type="spellEnd"/>
      <w:r w:rsidRPr="007B064C">
        <w:t xml:space="preserve"> </w:t>
      </w:r>
      <w:proofErr w:type="spellStart"/>
      <w:r w:rsidRPr="007B064C">
        <w:t>aprinderea</w:t>
      </w:r>
      <w:proofErr w:type="spellEnd"/>
      <w:r w:rsidRPr="007B064C">
        <w:t xml:space="preserve"> a 1 </w:t>
      </w:r>
      <w:proofErr w:type="spellStart"/>
      <w:r w:rsidRPr="007B064C">
        <w:t>până</w:t>
      </w:r>
      <w:proofErr w:type="spellEnd"/>
      <w:r w:rsidRPr="007B064C">
        <w:t xml:space="preserve"> la 10 LED-</w:t>
      </w:r>
      <w:proofErr w:type="spellStart"/>
      <w:r w:rsidRPr="007B064C">
        <w:t>uri</w:t>
      </w:r>
      <w:proofErr w:type="spellEnd"/>
      <w:r w:rsidRPr="007B064C">
        <w:t xml:space="preserve">, </w:t>
      </w:r>
      <w:proofErr w:type="spellStart"/>
      <w:r w:rsidRPr="007B064C">
        <w:t>proporțional</w:t>
      </w:r>
      <w:proofErr w:type="spellEnd"/>
      <w:r w:rsidRPr="007B064C">
        <w:t xml:space="preserve"> cu </w:t>
      </w:r>
      <w:proofErr w:type="spellStart"/>
      <w:r w:rsidRPr="007B064C">
        <w:t>performanța</w:t>
      </w:r>
      <w:proofErr w:type="spellEnd"/>
      <w:r w:rsidRPr="007B064C">
        <w:t>.</w:t>
      </w:r>
    </w:p>
    <w:p w14:paraId="7C2F3241" w14:textId="77777777" w:rsidR="00B220D3" w:rsidRDefault="00B220D3" w:rsidP="00B220D3">
      <w:pPr>
        <w:pStyle w:val="NormalWeb"/>
      </w:pPr>
      <w:proofErr w:type="spellStart"/>
      <w:r>
        <w:t>Aplicația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controlul</w:t>
      </w:r>
      <w:proofErr w:type="spellEnd"/>
      <w:r>
        <w:t xml:space="preserve"> cu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(BTNR, BTNC, BTNU, BTND, BTNL)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sincronizată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ceasuri</w:t>
      </w:r>
      <w:proofErr w:type="spellEnd"/>
      <w:r>
        <w:t xml:space="preserve"> interne derivate din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de 100 </w:t>
      </w:r>
      <w:proofErr w:type="spellStart"/>
      <w:r>
        <w:t>MHz.</w:t>
      </w:r>
      <w:proofErr w:type="spellEnd"/>
    </w:p>
    <w:p w14:paraId="0F5FD5E7" w14:textId="77777777" w:rsidR="00B220D3" w:rsidRDefault="00B220D3" w:rsidP="00B220D3"/>
    <w:p w14:paraId="3F5E7807" w14:textId="77777777" w:rsidR="00B220D3" w:rsidRDefault="00B220D3" w:rsidP="00B220D3"/>
    <w:p w14:paraId="057AF983" w14:textId="4A3D12EC" w:rsidR="00B220D3" w:rsidRDefault="00B220D3" w:rsidP="00B220D3">
      <w:pPr>
        <w:jc w:val="center"/>
      </w:pPr>
      <w:r>
        <w:rPr>
          <w:noProof/>
        </w:rPr>
        <w:drawing>
          <wp:inline distT="0" distB="0" distL="0" distR="0" wp14:anchorId="24F2180F" wp14:editId="764F938B">
            <wp:extent cx="4397088" cy="2750820"/>
            <wp:effectExtent l="0" t="0" r="3810" b="0"/>
            <wp:docPr id="194232909" name="Picture 16" descr="A blue electronic board with a digital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2909" name="Picture 16" descr="A blue electronic board with a digital disp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884" cy="276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3568" w14:textId="0CFCC242" w:rsidR="00B220D3" w:rsidRPr="00B220D3" w:rsidRDefault="009C4334" w:rsidP="00B220D3">
      <w:pPr>
        <w:tabs>
          <w:tab w:val="left" w:pos="2824"/>
        </w:tabs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Imaginea</w:t>
      </w:r>
      <w:proofErr w:type="spellEnd"/>
      <w:r>
        <w:rPr>
          <w:rFonts w:ascii="Times New Roman" w:hAnsi="Times New Roman" w:cs="Times New Roman"/>
        </w:rPr>
        <w:t xml:space="preserve"> </w:t>
      </w:r>
      <w:r w:rsidR="00B220D3" w:rsidRPr="008263E8">
        <w:rPr>
          <w:rFonts w:ascii="Times New Roman" w:hAnsi="Times New Roman" w:cs="Times New Roman"/>
        </w:rPr>
        <w:t xml:space="preserve">1: </w:t>
      </w:r>
      <w:proofErr w:type="spellStart"/>
      <w:r w:rsidR="00B220D3" w:rsidRPr="00B220D3">
        <w:rPr>
          <w:rFonts w:ascii="Times New Roman" w:hAnsi="Times New Roman" w:cs="Times New Roman"/>
        </w:rPr>
        <w:t>Digilent</w:t>
      </w:r>
      <w:proofErr w:type="spellEnd"/>
      <w:r w:rsidR="00B220D3" w:rsidRPr="00B220D3">
        <w:rPr>
          <w:rFonts w:ascii="Times New Roman" w:hAnsi="Times New Roman" w:cs="Times New Roman"/>
        </w:rPr>
        <w:t xml:space="preserve"> </w:t>
      </w:r>
      <w:proofErr w:type="spellStart"/>
      <w:r w:rsidR="00B220D3" w:rsidRPr="00B220D3">
        <w:rPr>
          <w:rFonts w:ascii="Times New Roman" w:hAnsi="Times New Roman" w:cs="Times New Roman"/>
        </w:rPr>
        <w:t>Basys</w:t>
      </w:r>
      <w:proofErr w:type="spellEnd"/>
      <w:r w:rsidR="00B220D3" w:rsidRPr="00B220D3">
        <w:rPr>
          <w:rFonts w:ascii="Times New Roman" w:hAnsi="Times New Roman" w:cs="Times New Roman"/>
        </w:rPr>
        <w:t xml:space="preserve"> 3 Artix-7 FPGA Trainer Board</w:t>
      </w:r>
    </w:p>
    <w:p w14:paraId="77C9F5E7" w14:textId="38ACDF60" w:rsidR="00B220D3" w:rsidRPr="008263E8" w:rsidRDefault="00B220D3" w:rsidP="00B220D3">
      <w:pPr>
        <w:tabs>
          <w:tab w:val="left" w:pos="2824"/>
        </w:tabs>
        <w:jc w:val="center"/>
        <w:rPr>
          <w:rFonts w:ascii="Times New Roman" w:hAnsi="Times New Roman" w:cs="Times New Roman"/>
        </w:rPr>
      </w:pPr>
    </w:p>
    <w:p w14:paraId="6995A75F" w14:textId="77777777" w:rsidR="00B220D3" w:rsidRDefault="00B220D3" w:rsidP="00B220D3">
      <w:pPr>
        <w:rPr>
          <w:sz w:val="12"/>
          <w:szCs w:val="12"/>
        </w:rPr>
      </w:pPr>
    </w:p>
    <w:p w14:paraId="1F37CE9A" w14:textId="77777777" w:rsidR="007B064C" w:rsidRPr="00B220D3" w:rsidRDefault="007B064C" w:rsidP="00B220D3">
      <w:pPr>
        <w:rPr>
          <w:sz w:val="12"/>
          <w:szCs w:val="12"/>
        </w:rPr>
      </w:pPr>
    </w:p>
    <w:p w14:paraId="188E78EF" w14:textId="57BABE58" w:rsidR="00B220D3" w:rsidRDefault="00B220D3" w:rsidP="00B220D3">
      <w:pPr>
        <w:pStyle w:val="Title"/>
        <w:numPr>
          <w:ilvl w:val="0"/>
          <w:numId w:val="12"/>
        </w:numPr>
        <w:jc w:val="center"/>
        <w:rPr>
          <w:sz w:val="48"/>
          <w:szCs w:val="48"/>
        </w:rPr>
      </w:pPr>
      <w:proofErr w:type="spellStart"/>
      <w:r w:rsidRPr="00B220D3">
        <w:rPr>
          <w:sz w:val="48"/>
          <w:szCs w:val="48"/>
        </w:rPr>
        <w:t>Diagrama</w:t>
      </w:r>
      <w:proofErr w:type="spellEnd"/>
      <w:r w:rsidRPr="00B220D3">
        <w:rPr>
          <w:sz w:val="48"/>
          <w:szCs w:val="48"/>
        </w:rPr>
        <w:t xml:space="preserve"> de </w:t>
      </w:r>
      <w:proofErr w:type="spellStart"/>
      <w:r w:rsidRPr="00B220D3">
        <w:rPr>
          <w:sz w:val="48"/>
          <w:szCs w:val="48"/>
        </w:rPr>
        <w:t>tranziții</w:t>
      </w:r>
      <w:proofErr w:type="spellEnd"/>
      <w:r w:rsidRPr="00B220D3">
        <w:rPr>
          <w:sz w:val="48"/>
          <w:szCs w:val="48"/>
        </w:rPr>
        <w:t xml:space="preserve"> (FSM)</w:t>
      </w:r>
    </w:p>
    <w:p w14:paraId="38B375CB" w14:textId="77777777" w:rsidR="00B220D3" w:rsidRPr="00B220D3" w:rsidRDefault="00B220D3" w:rsidP="00B220D3">
      <w:pPr>
        <w:pStyle w:val="ListParagraph"/>
        <w:ind w:left="876"/>
        <w:rPr>
          <w:sz w:val="14"/>
          <w:szCs w:val="14"/>
        </w:rPr>
      </w:pPr>
    </w:p>
    <w:p w14:paraId="31EC17CC" w14:textId="65DC31CE" w:rsidR="00B220D3" w:rsidRDefault="00B220D3" w:rsidP="00B220D3">
      <w:proofErr w:type="spellStart"/>
      <w:r w:rsidRPr="00B220D3">
        <w:t>Deși</w:t>
      </w:r>
      <w:proofErr w:type="spellEnd"/>
      <w:r w:rsidRPr="00B220D3">
        <w:t xml:space="preserve"> </w:t>
      </w:r>
      <w:proofErr w:type="spellStart"/>
      <w:r w:rsidRPr="00B220D3">
        <w:t>proiectul</w:t>
      </w:r>
      <w:proofErr w:type="spellEnd"/>
      <w:r w:rsidRPr="00B220D3">
        <w:t xml:space="preserve"> nu </w:t>
      </w:r>
      <w:proofErr w:type="spellStart"/>
      <w:r w:rsidRPr="00B220D3">
        <w:t>folosește</w:t>
      </w:r>
      <w:proofErr w:type="spellEnd"/>
      <w:r w:rsidRPr="00B220D3">
        <w:t xml:space="preserve"> o </w:t>
      </w:r>
      <w:proofErr w:type="spellStart"/>
      <w:r w:rsidRPr="00B220D3">
        <w:t>mașină</w:t>
      </w:r>
      <w:proofErr w:type="spellEnd"/>
      <w:r w:rsidRPr="00B220D3">
        <w:t xml:space="preserve"> de </w:t>
      </w:r>
      <w:proofErr w:type="spellStart"/>
      <w:r w:rsidRPr="00B220D3">
        <w:t>stări</w:t>
      </w:r>
      <w:proofErr w:type="spellEnd"/>
      <w:r w:rsidRPr="00B220D3">
        <w:t xml:space="preserve"> </w:t>
      </w:r>
      <w:proofErr w:type="spellStart"/>
      <w:r w:rsidRPr="00B220D3">
        <w:t>explicită</w:t>
      </w:r>
      <w:proofErr w:type="spellEnd"/>
      <w:r w:rsidRPr="00B220D3">
        <w:t xml:space="preserve"> (cu type </w:t>
      </w:r>
      <w:proofErr w:type="spellStart"/>
      <w:r w:rsidRPr="00B220D3">
        <w:t>state_type</w:t>
      </w:r>
      <w:proofErr w:type="spellEnd"/>
      <w:r w:rsidRPr="00B220D3">
        <w:t xml:space="preserve">), </w:t>
      </w:r>
      <w:proofErr w:type="spellStart"/>
      <w:r w:rsidRPr="00B220D3">
        <w:t>logica</w:t>
      </w:r>
      <w:proofErr w:type="spellEnd"/>
      <w:r w:rsidRPr="00B220D3">
        <w:t xml:space="preserve"> de control se </w:t>
      </w:r>
      <w:proofErr w:type="spellStart"/>
      <w:r w:rsidRPr="00B220D3">
        <w:t>poate</w:t>
      </w:r>
      <w:proofErr w:type="spellEnd"/>
      <w:r w:rsidRPr="00B220D3">
        <w:t xml:space="preserve"> </w:t>
      </w:r>
      <w:proofErr w:type="spellStart"/>
      <w:r w:rsidRPr="00B220D3">
        <w:t>modela</w:t>
      </w:r>
      <w:proofErr w:type="spellEnd"/>
      <w:r w:rsidRPr="00B220D3">
        <w:t xml:space="preserve"> conceptual </w:t>
      </w:r>
      <w:proofErr w:type="spellStart"/>
      <w:r w:rsidRPr="00B220D3">
        <w:t>printr</w:t>
      </w:r>
      <w:proofErr w:type="spellEnd"/>
      <w:r w:rsidRPr="00B220D3">
        <w:t xml:space="preserve">-o </w:t>
      </w:r>
      <w:proofErr w:type="spellStart"/>
      <w:r w:rsidRPr="00B220D3">
        <w:t>diagramă</w:t>
      </w:r>
      <w:proofErr w:type="spellEnd"/>
      <w:r w:rsidRPr="00B220D3">
        <w:t xml:space="preserve"> FSM cu </w:t>
      </w:r>
      <w:proofErr w:type="spellStart"/>
      <w:r w:rsidRPr="00B220D3">
        <w:t>următoarele</w:t>
      </w:r>
      <w:proofErr w:type="spellEnd"/>
      <w:r w:rsidRPr="00B220D3">
        <w:t xml:space="preserve"> </w:t>
      </w:r>
      <w:proofErr w:type="spellStart"/>
      <w:r w:rsidRPr="00B220D3">
        <w:t>stări</w:t>
      </w:r>
      <w:proofErr w:type="spellEnd"/>
      <w:r w:rsidRPr="00B220D3">
        <w:t>:</w:t>
      </w:r>
    </w:p>
    <w:p w14:paraId="089F9B19" w14:textId="77777777" w:rsidR="007B064C" w:rsidRPr="00B220D3" w:rsidRDefault="007B064C" w:rsidP="00B220D3"/>
    <w:p w14:paraId="4959A9E0" w14:textId="32FE2FDC" w:rsidR="00B220D3" w:rsidRPr="00B220D3" w:rsidRDefault="00B220D3" w:rsidP="007B064C">
      <w:pPr>
        <w:jc w:val="center"/>
        <w:rPr>
          <w:b/>
          <w:bCs/>
          <w:i/>
          <w:iCs/>
          <w:sz w:val="28"/>
          <w:szCs w:val="28"/>
        </w:rPr>
      </w:pPr>
      <w:proofErr w:type="spellStart"/>
      <w:r w:rsidRPr="00B220D3">
        <w:rPr>
          <w:b/>
          <w:bCs/>
          <w:i/>
          <w:iCs/>
          <w:sz w:val="28"/>
          <w:szCs w:val="28"/>
        </w:rPr>
        <w:t>Stări</w:t>
      </w:r>
      <w:proofErr w:type="spellEnd"/>
      <w:r w:rsidRPr="00B220D3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220D3">
        <w:rPr>
          <w:b/>
          <w:bCs/>
          <w:i/>
          <w:iCs/>
          <w:sz w:val="28"/>
          <w:szCs w:val="28"/>
        </w:rPr>
        <w:t>posibile</w:t>
      </w:r>
      <w:proofErr w:type="spellEnd"/>
      <w:r w:rsidRPr="00B220D3">
        <w:rPr>
          <w:b/>
          <w:bCs/>
          <w:i/>
          <w:iCs/>
          <w:sz w:val="28"/>
          <w:szCs w:val="28"/>
        </w:rPr>
        <w:t>:</w:t>
      </w:r>
    </w:p>
    <w:p w14:paraId="0FD6DC22" w14:textId="77777777" w:rsidR="00B220D3" w:rsidRPr="00B220D3" w:rsidRDefault="00B220D3" w:rsidP="00B220D3">
      <w:pPr>
        <w:numPr>
          <w:ilvl w:val="0"/>
          <w:numId w:val="14"/>
        </w:numPr>
      </w:pPr>
      <w:r w:rsidRPr="00B220D3">
        <w:rPr>
          <w:b/>
          <w:bCs/>
        </w:rPr>
        <w:t>IDLE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</w:t>
      </w:r>
      <w:proofErr w:type="spellStart"/>
      <w:r w:rsidRPr="00B220D3">
        <w:t>A</w:t>
      </w:r>
      <w:r w:rsidRPr="00B220D3">
        <w:rPr>
          <w:rFonts w:ascii="Calibri" w:hAnsi="Calibri" w:cs="Calibri"/>
        </w:rPr>
        <w:t>ș</w:t>
      </w:r>
      <w:r w:rsidRPr="00B220D3">
        <w:t>teapt</w:t>
      </w:r>
      <w:r w:rsidRPr="00B220D3">
        <w:rPr>
          <w:rFonts w:ascii="Calibri" w:hAnsi="Calibri" w:cs="Calibri"/>
        </w:rPr>
        <w:t>ă</w:t>
      </w:r>
      <w:proofErr w:type="spellEnd"/>
      <w:r w:rsidRPr="00B220D3">
        <w:t xml:space="preserve"> </w:t>
      </w:r>
      <w:proofErr w:type="spellStart"/>
      <w:r w:rsidRPr="00B220D3">
        <w:t>ap</w:t>
      </w:r>
      <w:r w:rsidRPr="00B220D3">
        <w:rPr>
          <w:rFonts w:ascii="Calibri" w:hAnsi="Calibri" w:cs="Calibri"/>
        </w:rPr>
        <w:t>ă</w:t>
      </w:r>
      <w:r w:rsidRPr="00B220D3">
        <w:t>sarea</w:t>
      </w:r>
      <w:proofErr w:type="spellEnd"/>
      <w:r w:rsidRPr="00B220D3">
        <w:t xml:space="preserve"> </w:t>
      </w:r>
      <w:proofErr w:type="spellStart"/>
      <w:r w:rsidRPr="00B220D3">
        <w:t>butonului</w:t>
      </w:r>
      <w:proofErr w:type="spellEnd"/>
      <w:r w:rsidRPr="00B220D3">
        <w:t xml:space="preserve"> START (BTNR / S1)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</w:t>
      </w:r>
      <w:proofErr w:type="spellStart"/>
      <w:r w:rsidRPr="00B220D3">
        <w:t>Afi</w:t>
      </w:r>
      <w:r w:rsidRPr="00B220D3">
        <w:rPr>
          <w:rFonts w:ascii="Calibri" w:hAnsi="Calibri" w:cs="Calibri"/>
        </w:rPr>
        <w:t>ș</w:t>
      </w:r>
      <w:r w:rsidRPr="00B220D3">
        <w:t>ajul</w:t>
      </w:r>
      <w:proofErr w:type="spellEnd"/>
      <w:r w:rsidRPr="00B220D3">
        <w:t xml:space="preserve"> </w:t>
      </w:r>
      <w:proofErr w:type="spellStart"/>
      <w:r w:rsidRPr="00B220D3">
        <w:t>este</w:t>
      </w:r>
      <w:proofErr w:type="spellEnd"/>
      <w:r w:rsidRPr="00B220D3">
        <w:t xml:space="preserve"> pe 0000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LED-urile sunt </w:t>
      </w:r>
      <w:proofErr w:type="spellStart"/>
      <w:r w:rsidRPr="00B220D3">
        <w:t>stinse</w:t>
      </w:r>
      <w:proofErr w:type="spellEnd"/>
    </w:p>
    <w:p w14:paraId="40C7AB17" w14:textId="77777777" w:rsidR="00B220D3" w:rsidRPr="00B220D3" w:rsidRDefault="00B220D3" w:rsidP="00B220D3">
      <w:pPr>
        <w:numPr>
          <w:ilvl w:val="0"/>
          <w:numId w:val="14"/>
        </w:numPr>
      </w:pPr>
      <w:r w:rsidRPr="00B220D3">
        <w:rPr>
          <w:b/>
          <w:bCs/>
        </w:rPr>
        <w:t>RUNNING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</w:t>
      </w:r>
      <w:proofErr w:type="spellStart"/>
      <w:r w:rsidRPr="00B220D3">
        <w:t>Cronometrul</w:t>
      </w:r>
      <w:proofErr w:type="spellEnd"/>
      <w:r w:rsidRPr="00B220D3">
        <w:t xml:space="preserve"> </w:t>
      </w:r>
      <w:proofErr w:type="spellStart"/>
      <w:r w:rsidRPr="00B220D3">
        <w:t>porne</w:t>
      </w:r>
      <w:r w:rsidRPr="00B220D3">
        <w:rPr>
          <w:rFonts w:ascii="Calibri" w:hAnsi="Calibri" w:cs="Calibri"/>
        </w:rPr>
        <w:t>ș</w:t>
      </w:r>
      <w:r w:rsidRPr="00B220D3">
        <w:t>te</w:t>
      </w:r>
      <w:proofErr w:type="spellEnd"/>
      <w:r w:rsidRPr="00B220D3">
        <w:t xml:space="preserve"> (</w:t>
      </w:r>
      <w:proofErr w:type="spellStart"/>
      <w:r w:rsidRPr="00B220D3">
        <w:t>cifrele</w:t>
      </w:r>
      <w:proofErr w:type="spellEnd"/>
      <w:r w:rsidRPr="00B220D3">
        <w:t xml:space="preserve"> se </w:t>
      </w:r>
      <w:proofErr w:type="spellStart"/>
      <w:r w:rsidRPr="00B220D3">
        <w:t>incrementeaz</w:t>
      </w:r>
      <w:r w:rsidRPr="00B220D3">
        <w:rPr>
          <w:rFonts w:ascii="Calibri" w:hAnsi="Calibri" w:cs="Calibri"/>
        </w:rPr>
        <w:t>ă</w:t>
      </w:r>
      <w:proofErr w:type="spellEnd"/>
      <w:r w:rsidRPr="00B220D3">
        <w:t>)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</w:t>
      </w:r>
      <w:proofErr w:type="spellStart"/>
      <w:r w:rsidRPr="00B220D3">
        <w:t>Starea</w:t>
      </w:r>
      <w:proofErr w:type="spellEnd"/>
      <w:r w:rsidRPr="00B220D3">
        <w:t xml:space="preserve"> </w:t>
      </w:r>
      <w:proofErr w:type="spellStart"/>
      <w:r w:rsidRPr="00B220D3">
        <w:t>este</w:t>
      </w:r>
      <w:proofErr w:type="spellEnd"/>
      <w:r w:rsidRPr="00B220D3">
        <w:t xml:space="preserve"> </w:t>
      </w:r>
      <w:proofErr w:type="spellStart"/>
      <w:r w:rsidRPr="00B220D3">
        <w:t>men</w:t>
      </w:r>
      <w:r w:rsidRPr="00B220D3">
        <w:rPr>
          <w:rFonts w:ascii="Calibri" w:hAnsi="Calibri" w:cs="Calibri"/>
        </w:rPr>
        <w:t>ț</w:t>
      </w:r>
      <w:r w:rsidRPr="00B220D3">
        <w:t>inut</w:t>
      </w:r>
      <w:r w:rsidRPr="00B220D3">
        <w:rPr>
          <w:rFonts w:ascii="Calibri" w:hAnsi="Calibri" w:cs="Calibri"/>
        </w:rPr>
        <w:t>ă</w:t>
      </w:r>
      <w:proofErr w:type="spellEnd"/>
      <w:r w:rsidRPr="00B220D3">
        <w:t xml:space="preserve"> </w:t>
      </w:r>
      <w:proofErr w:type="spellStart"/>
      <w:r w:rsidRPr="00B220D3">
        <w:t>c</w:t>
      </w:r>
      <w:r w:rsidRPr="00B220D3">
        <w:rPr>
          <w:rFonts w:ascii="Calibri" w:hAnsi="Calibri" w:cs="Calibri"/>
        </w:rPr>
        <w:t>â</w:t>
      </w:r>
      <w:r w:rsidRPr="00B220D3">
        <w:t>t</w:t>
      </w:r>
      <w:proofErr w:type="spellEnd"/>
      <w:r w:rsidRPr="00B220D3">
        <w:t xml:space="preserve"> </w:t>
      </w:r>
      <w:proofErr w:type="spellStart"/>
      <w:r w:rsidRPr="00B220D3">
        <w:t>timp</w:t>
      </w:r>
      <w:proofErr w:type="spellEnd"/>
      <w:r w:rsidRPr="00B220D3">
        <w:t xml:space="preserve"> S1 </w:t>
      </w:r>
      <w:proofErr w:type="spellStart"/>
      <w:r w:rsidRPr="00B220D3">
        <w:t>este</w:t>
      </w:r>
      <w:proofErr w:type="spellEnd"/>
      <w:r w:rsidRPr="00B220D3">
        <w:t xml:space="preserve"> </w:t>
      </w:r>
      <w:proofErr w:type="spellStart"/>
      <w:r w:rsidRPr="00B220D3">
        <w:t>ap</w:t>
      </w:r>
      <w:r w:rsidRPr="00B220D3">
        <w:rPr>
          <w:rFonts w:ascii="Calibri" w:hAnsi="Calibri" w:cs="Calibri"/>
        </w:rPr>
        <w:t>ă</w:t>
      </w:r>
      <w:r w:rsidRPr="00B220D3">
        <w:t>sat</w:t>
      </w:r>
      <w:proofErr w:type="spellEnd"/>
    </w:p>
    <w:p w14:paraId="46FB67AC" w14:textId="77777777" w:rsidR="00B220D3" w:rsidRPr="00B220D3" w:rsidRDefault="00B220D3" w:rsidP="00B220D3">
      <w:pPr>
        <w:numPr>
          <w:ilvl w:val="0"/>
          <w:numId w:val="14"/>
        </w:numPr>
      </w:pPr>
      <w:r w:rsidRPr="00B220D3">
        <w:rPr>
          <w:b/>
          <w:bCs/>
        </w:rPr>
        <w:t>STOP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La </w:t>
      </w:r>
      <w:proofErr w:type="spellStart"/>
      <w:r w:rsidRPr="00B220D3">
        <w:t>ap</w:t>
      </w:r>
      <w:r w:rsidRPr="00B220D3">
        <w:rPr>
          <w:rFonts w:ascii="Calibri" w:hAnsi="Calibri" w:cs="Calibri"/>
        </w:rPr>
        <w:t>ă</w:t>
      </w:r>
      <w:r w:rsidRPr="00B220D3">
        <w:t>sarea</w:t>
      </w:r>
      <w:proofErr w:type="spellEnd"/>
      <w:r w:rsidRPr="00B220D3">
        <w:t xml:space="preserve"> S2 (BTNC), </w:t>
      </w:r>
      <w:proofErr w:type="spellStart"/>
      <w:r w:rsidRPr="00B220D3">
        <w:t>cronometrul</w:t>
      </w:r>
      <w:proofErr w:type="spellEnd"/>
      <w:r w:rsidRPr="00B220D3">
        <w:t xml:space="preserve"> se </w:t>
      </w:r>
      <w:proofErr w:type="spellStart"/>
      <w:r w:rsidRPr="00B220D3">
        <w:t>opre</w:t>
      </w:r>
      <w:r w:rsidRPr="00B220D3">
        <w:rPr>
          <w:rFonts w:ascii="Calibri" w:hAnsi="Calibri" w:cs="Calibri"/>
        </w:rPr>
        <w:t>ș</w:t>
      </w:r>
      <w:r w:rsidRPr="00B220D3">
        <w:t>te</w:t>
      </w:r>
      <w:proofErr w:type="spellEnd"/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Se </w:t>
      </w:r>
      <w:proofErr w:type="spellStart"/>
      <w:r w:rsidRPr="00B220D3">
        <w:t>salveaz</w:t>
      </w:r>
      <w:r w:rsidRPr="00B220D3">
        <w:rPr>
          <w:rFonts w:ascii="Calibri" w:hAnsi="Calibri" w:cs="Calibri"/>
        </w:rPr>
        <w:t>ă</w:t>
      </w:r>
      <w:proofErr w:type="spellEnd"/>
      <w:r w:rsidRPr="00B220D3">
        <w:t xml:space="preserve"> </w:t>
      </w:r>
      <w:proofErr w:type="spellStart"/>
      <w:r w:rsidRPr="00B220D3">
        <w:t>timpul</w:t>
      </w:r>
      <w:proofErr w:type="spellEnd"/>
      <w:r w:rsidRPr="00B220D3">
        <w:t xml:space="preserve"> </w:t>
      </w:r>
      <w:proofErr w:type="spellStart"/>
      <w:r w:rsidRPr="00B220D3">
        <w:t>ob</w:t>
      </w:r>
      <w:r w:rsidRPr="00B220D3">
        <w:rPr>
          <w:rFonts w:ascii="Calibri" w:hAnsi="Calibri" w:cs="Calibri"/>
        </w:rPr>
        <w:t>ț</w:t>
      </w:r>
      <w:r w:rsidRPr="00B220D3">
        <w:t>inut</w:t>
      </w:r>
      <w:proofErr w:type="spellEnd"/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Se </w:t>
      </w:r>
      <w:proofErr w:type="spellStart"/>
      <w:r w:rsidRPr="00B220D3">
        <w:t>compar</w:t>
      </w:r>
      <w:r w:rsidRPr="00B220D3">
        <w:rPr>
          <w:rFonts w:ascii="Calibri" w:hAnsi="Calibri" w:cs="Calibri"/>
        </w:rPr>
        <w:t>ă</w:t>
      </w:r>
      <w:proofErr w:type="spellEnd"/>
      <w:r w:rsidRPr="00B220D3">
        <w:t xml:space="preserve"> cu best/worst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Se </w:t>
      </w:r>
      <w:proofErr w:type="spellStart"/>
      <w:r w:rsidRPr="00B220D3">
        <w:t>trece</w:t>
      </w:r>
      <w:proofErr w:type="spellEnd"/>
      <w:r w:rsidRPr="00B220D3">
        <w:t xml:space="preserve"> la </w:t>
      </w:r>
      <w:proofErr w:type="spellStart"/>
      <w:r w:rsidRPr="00B220D3">
        <w:t>evaluare</w:t>
      </w:r>
      <w:proofErr w:type="spellEnd"/>
    </w:p>
    <w:p w14:paraId="35C514EA" w14:textId="77777777" w:rsidR="00B220D3" w:rsidRPr="00B220D3" w:rsidRDefault="00B220D3" w:rsidP="00B220D3">
      <w:pPr>
        <w:numPr>
          <w:ilvl w:val="0"/>
          <w:numId w:val="14"/>
        </w:numPr>
      </w:pPr>
      <w:r w:rsidRPr="00B220D3">
        <w:rPr>
          <w:b/>
          <w:bCs/>
        </w:rPr>
        <w:t>SHOW_SCORE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Se </w:t>
      </w:r>
      <w:proofErr w:type="spellStart"/>
      <w:r w:rsidRPr="00B220D3">
        <w:t>determin</w:t>
      </w:r>
      <w:r w:rsidRPr="00B220D3">
        <w:rPr>
          <w:rFonts w:ascii="Calibri" w:hAnsi="Calibri" w:cs="Calibri"/>
        </w:rPr>
        <w:t>ă</w:t>
      </w:r>
      <w:proofErr w:type="spellEnd"/>
      <w:r w:rsidRPr="00B220D3">
        <w:t xml:space="preserve"> </w:t>
      </w:r>
      <w:proofErr w:type="spellStart"/>
      <w:r w:rsidRPr="00B220D3">
        <w:t>scorul</w:t>
      </w:r>
      <w:proofErr w:type="spellEnd"/>
      <w:r w:rsidRPr="00B220D3">
        <w:t xml:space="preserve"> </w:t>
      </w:r>
      <w:proofErr w:type="spellStart"/>
      <w:r w:rsidRPr="00B220D3">
        <w:rPr>
          <w:rFonts w:ascii="Calibri" w:hAnsi="Calibri" w:cs="Calibri"/>
        </w:rPr>
        <w:t>î</w:t>
      </w:r>
      <w:r w:rsidRPr="00B220D3">
        <w:t>n</w:t>
      </w:r>
      <w:proofErr w:type="spellEnd"/>
      <w:r w:rsidRPr="00B220D3">
        <w:t xml:space="preserve"> </w:t>
      </w:r>
      <w:proofErr w:type="spellStart"/>
      <w:r w:rsidRPr="00B220D3">
        <w:t>func</w:t>
      </w:r>
      <w:r w:rsidRPr="00B220D3">
        <w:rPr>
          <w:rFonts w:ascii="Calibri" w:hAnsi="Calibri" w:cs="Calibri"/>
        </w:rPr>
        <w:t>ț</w:t>
      </w:r>
      <w:r w:rsidRPr="00B220D3">
        <w:t>ie</w:t>
      </w:r>
      <w:proofErr w:type="spellEnd"/>
      <w:r w:rsidRPr="00B220D3">
        <w:t xml:space="preserve"> de </w:t>
      </w:r>
      <w:proofErr w:type="spellStart"/>
      <w:r w:rsidRPr="00B220D3">
        <w:t>timp</w:t>
      </w:r>
      <w:proofErr w:type="spellEnd"/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Se </w:t>
      </w:r>
      <w:proofErr w:type="spellStart"/>
      <w:r w:rsidRPr="00B220D3">
        <w:t>aprind</w:t>
      </w:r>
      <w:proofErr w:type="spellEnd"/>
      <w:r w:rsidRPr="00B220D3">
        <w:t xml:space="preserve"> LED-urile </w:t>
      </w:r>
      <w:proofErr w:type="spellStart"/>
      <w:r w:rsidRPr="00B220D3">
        <w:t>corespunz</w:t>
      </w:r>
      <w:r w:rsidRPr="00B220D3">
        <w:rPr>
          <w:rFonts w:ascii="Calibri" w:hAnsi="Calibri" w:cs="Calibri"/>
        </w:rPr>
        <w:t>ă</w:t>
      </w:r>
      <w:r w:rsidRPr="00B220D3">
        <w:t>toare</w:t>
      </w:r>
      <w:proofErr w:type="spellEnd"/>
      <w:r w:rsidRPr="00B220D3">
        <w:t xml:space="preserve"> (1</w:t>
      </w:r>
      <w:r w:rsidRPr="00B220D3">
        <w:rPr>
          <w:rFonts w:ascii="Calibri" w:hAnsi="Calibri" w:cs="Calibri"/>
        </w:rPr>
        <w:t>–</w:t>
      </w:r>
      <w:r w:rsidRPr="00B220D3">
        <w:t>10 LED-</w:t>
      </w:r>
      <w:proofErr w:type="spellStart"/>
      <w:r w:rsidRPr="00B220D3">
        <w:t>uri</w:t>
      </w:r>
      <w:proofErr w:type="spellEnd"/>
      <w:r w:rsidRPr="00B220D3">
        <w:t>)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Timp de </w:t>
      </w:r>
      <w:proofErr w:type="spellStart"/>
      <w:r w:rsidRPr="00B220D3">
        <w:t>afi</w:t>
      </w:r>
      <w:r w:rsidRPr="00B220D3">
        <w:rPr>
          <w:rFonts w:ascii="Calibri" w:hAnsi="Calibri" w:cs="Calibri"/>
        </w:rPr>
        <w:t>ș</w:t>
      </w:r>
      <w:r w:rsidRPr="00B220D3">
        <w:t>are</w:t>
      </w:r>
      <w:proofErr w:type="spellEnd"/>
      <w:r w:rsidRPr="00B220D3">
        <w:t xml:space="preserve">: 2 </w:t>
      </w:r>
      <w:proofErr w:type="spellStart"/>
      <w:r w:rsidRPr="00B220D3">
        <w:t>secunde</w:t>
      </w:r>
      <w:proofErr w:type="spellEnd"/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</w:t>
      </w:r>
      <w:proofErr w:type="spellStart"/>
      <w:r w:rsidRPr="00B220D3">
        <w:t>Dup</w:t>
      </w:r>
      <w:r w:rsidRPr="00B220D3">
        <w:rPr>
          <w:rFonts w:ascii="Calibri" w:hAnsi="Calibri" w:cs="Calibri"/>
        </w:rPr>
        <w:t>ă</w:t>
      </w:r>
      <w:proofErr w:type="spellEnd"/>
      <w:r w:rsidRPr="00B220D3">
        <w:t xml:space="preserve"> timeout </w:t>
      </w:r>
      <w:r w:rsidRPr="00B220D3">
        <w:rPr>
          <w:rFonts w:ascii="Calibri" w:hAnsi="Calibri" w:cs="Calibri"/>
        </w:rPr>
        <w:t>→</w:t>
      </w:r>
      <w:r w:rsidRPr="00B220D3">
        <w:t xml:space="preserve"> LED-urile se sting automat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Se </w:t>
      </w:r>
      <w:proofErr w:type="spellStart"/>
      <w:r w:rsidRPr="00B220D3">
        <w:t>revine</w:t>
      </w:r>
      <w:proofErr w:type="spellEnd"/>
      <w:r w:rsidRPr="00B220D3">
        <w:t xml:space="preserve"> </w:t>
      </w:r>
      <w:proofErr w:type="spellStart"/>
      <w:r w:rsidRPr="00B220D3">
        <w:rPr>
          <w:rFonts w:ascii="Calibri" w:hAnsi="Calibri" w:cs="Calibri"/>
        </w:rPr>
        <w:t>î</w:t>
      </w:r>
      <w:r w:rsidRPr="00B220D3">
        <w:t>n</w:t>
      </w:r>
      <w:proofErr w:type="spellEnd"/>
      <w:r w:rsidRPr="00B220D3">
        <w:t xml:space="preserve"> </w:t>
      </w:r>
      <w:r w:rsidRPr="00B220D3">
        <w:rPr>
          <w:b/>
          <w:bCs/>
        </w:rPr>
        <w:t>IDLE</w:t>
      </w:r>
    </w:p>
    <w:p w14:paraId="64C03045" w14:textId="77777777" w:rsidR="00B220D3" w:rsidRPr="00B220D3" w:rsidRDefault="00B220D3" w:rsidP="00B220D3">
      <w:pPr>
        <w:numPr>
          <w:ilvl w:val="0"/>
          <w:numId w:val="14"/>
        </w:numPr>
      </w:pPr>
      <w:r w:rsidRPr="00B220D3">
        <w:rPr>
          <w:b/>
          <w:bCs/>
        </w:rPr>
        <w:t>SHOW_BEST / SHOW_WORST</w:t>
      </w:r>
      <w:r w:rsidRPr="00B220D3">
        <w:t xml:space="preserve"> </w:t>
      </w:r>
      <w:r w:rsidRPr="00B220D3">
        <w:rPr>
          <w:i/>
          <w:iCs/>
        </w:rPr>
        <w:t>(</w:t>
      </w:r>
      <w:proofErr w:type="spellStart"/>
      <w:r w:rsidRPr="00B220D3">
        <w:rPr>
          <w:i/>
          <w:iCs/>
        </w:rPr>
        <w:t>stări</w:t>
      </w:r>
      <w:proofErr w:type="spellEnd"/>
      <w:r w:rsidRPr="00B220D3">
        <w:rPr>
          <w:i/>
          <w:iCs/>
        </w:rPr>
        <w:t xml:space="preserve"> </w:t>
      </w:r>
      <w:proofErr w:type="spellStart"/>
      <w:r w:rsidRPr="00B220D3">
        <w:rPr>
          <w:i/>
          <w:iCs/>
        </w:rPr>
        <w:t>temporare</w:t>
      </w:r>
      <w:proofErr w:type="spellEnd"/>
      <w:r w:rsidRPr="00B220D3">
        <w:rPr>
          <w:i/>
          <w:iCs/>
        </w:rPr>
        <w:t>)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La </w:t>
      </w:r>
      <w:proofErr w:type="spellStart"/>
      <w:r w:rsidRPr="00B220D3">
        <w:t>ap</w:t>
      </w:r>
      <w:r w:rsidRPr="00B220D3">
        <w:rPr>
          <w:rFonts w:ascii="Calibri" w:hAnsi="Calibri" w:cs="Calibri"/>
        </w:rPr>
        <w:t>ă</w:t>
      </w:r>
      <w:r w:rsidRPr="00B220D3">
        <w:t>sarea</w:t>
      </w:r>
      <w:proofErr w:type="spellEnd"/>
      <w:r w:rsidRPr="00B220D3">
        <w:t xml:space="preserve"> BTNU / BTND (S3 / S4)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Se </w:t>
      </w:r>
      <w:proofErr w:type="spellStart"/>
      <w:r w:rsidRPr="00B220D3">
        <w:t>afi</w:t>
      </w:r>
      <w:r w:rsidRPr="00B220D3">
        <w:rPr>
          <w:rFonts w:ascii="Calibri" w:hAnsi="Calibri" w:cs="Calibri"/>
        </w:rPr>
        <w:t>ș</w:t>
      </w:r>
      <w:r w:rsidRPr="00B220D3">
        <w:t>eaz</w:t>
      </w:r>
      <w:r w:rsidRPr="00B220D3">
        <w:rPr>
          <w:rFonts w:ascii="Calibri" w:hAnsi="Calibri" w:cs="Calibri"/>
        </w:rPr>
        <w:t>ă</w:t>
      </w:r>
      <w:proofErr w:type="spellEnd"/>
      <w:r w:rsidRPr="00B220D3">
        <w:t xml:space="preserve"> cel </w:t>
      </w:r>
      <w:proofErr w:type="spellStart"/>
      <w:r w:rsidRPr="00B220D3">
        <w:t>mai</w:t>
      </w:r>
      <w:proofErr w:type="spellEnd"/>
      <w:r w:rsidRPr="00B220D3">
        <w:t xml:space="preserve"> bun </w:t>
      </w:r>
      <w:proofErr w:type="spellStart"/>
      <w:r w:rsidRPr="00B220D3">
        <w:t>sau</w:t>
      </w:r>
      <w:proofErr w:type="spellEnd"/>
      <w:r w:rsidRPr="00B220D3">
        <w:t xml:space="preserve"> cel </w:t>
      </w:r>
      <w:proofErr w:type="spellStart"/>
      <w:r w:rsidRPr="00B220D3">
        <w:t>mai</w:t>
      </w:r>
      <w:proofErr w:type="spellEnd"/>
      <w:r w:rsidRPr="00B220D3">
        <w:t xml:space="preserve"> slab </w:t>
      </w:r>
      <w:proofErr w:type="spellStart"/>
      <w:r w:rsidRPr="00B220D3">
        <w:t>timp</w:t>
      </w:r>
      <w:proofErr w:type="spellEnd"/>
      <w:r w:rsidRPr="00B220D3">
        <w:t xml:space="preserve"> pe display</w:t>
      </w:r>
      <w:r w:rsidRPr="00B220D3">
        <w:br/>
      </w:r>
      <w:r w:rsidRPr="00B220D3">
        <w:rPr>
          <w:rFonts w:ascii="Segoe UI Symbol" w:hAnsi="Segoe UI Symbol" w:cs="Segoe UI Symbol"/>
        </w:rPr>
        <w:t>➤</w:t>
      </w:r>
      <w:r w:rsidRPr="00B220D3">
        <w:t xml:space="preserve"> La </w:t>
      </w:r>
      <w:proofErr w:type="spellStart"/>
      <w:r w:rsidRPr="00B220D3">
        <w:t>eliberarea</w:t>
      </w:r>
      <w:proofErr w:type="spellEnd"/>
      <w:r w:rsidRPr="00B220D3">
        <w:t xml:space="preserve"> </w:t>
      </w:r>
      <w:proofErr w:type="spellStart"/>
      <w:r w:rsidRPr="00B220D3">
        <w:t>butonului</w:t>
      </w:r>
      <w:proofErr w:type="spellEnd"/>
      <w:r w:rsidRPr="00B220D3">
        <w:t xml:space="preserve"> </w:t>
      </w:r>
      <w:r w:rsidRPr="00B220D3">
        <w:rPr>
          <w:rFonts w:ascii="Calibri" w:hAnsi="Calibri" w:cs="Calibri"/>
        </w:rPr>
        <w:t>→</w:t>
      </w:r>
      <w:r w:rsidRPr="00B220D3">
        <w:t xml:space="preserve"> se </w:t>
      </w:r>
      <w:proofErr w:type="spellStart"/>
      <w:r w:rsidRPr="00B220D3">
        <w:t>revine</w:t>
      </w:r>
      <w:proofErr w:type="spellEnd"/>
      <w:r w:rsidRPr="00B220D3">
        <w:t xml:space="preserve"> </w:t>
      </w:r>
      <w:proofErr w:type="spellStart"/>
      <w:r w:rsidRPr="00B220D3">
        <w:rPr>
          <w:rFonts w:ascii="Calibri" w:hAnsi="Calibri" w:cs="Calibri"/>
        </w:rPr>
        <w:t>î</w:t>
      </w:r>
      <w:r w:rsidRPr="00B220D3">
        <w:t>n</w:t>
      </w:r>
      <w:proofErr w:type="spellEnd"/>
      <w:r w:rsidRPr="00B220D3">
        <w:t xml:space="preserve"> </w:t>
      </w:r>
      <w:proofErr w:type="spellStart"/>
      <w:r w:rsidRPr="00B220D3">
        <w:t>starea</w:t>
      </w:r>
      <w:proofErr w:type="spellEnd"/>
      <w:r w:rsidRPr="00B220D3">
        <w:t xml:space="preserve"> </w:t>
      </w:r>
      <w:proofErr w:type="spellStart"/>
      <w:r w:rsidRPr="00B220D3">
        <w:t>anterioară</w:t>
      </w:r>
      <w:proofErr w:type="spellEnd"/>
    </w:p>
    <w:p w14:paraId="79479A17" w14:textId="77777777" w:rsidR="00B220D3" w:rsidRDefault="00B220D3" w:rsidP="00B220D3"/>
    <w:p w14:paraId="5D4AAFC3" w14:textId="77777777" w:rsidR="00B220D3" w:rsidRDefault="00B220D3" w:rsidP="00B220D3"/>
    <w:p w14:paraId="2C117476" w14:textId="77777777" w:rsidR="00B220D3" w:rsidRDefault="00B220D3" w:rsidP="00B220D3"/>
    <w:p w14:paraId="634B056D" w14:textId="77777777" w:rsidR="00210495" w:rsidRDefault="00210495" w:rsidP="00B220D3"/>
    <w:p w14:paraId="5E57CE34" w14:textId="77777777" w:rsidR="00210495" w:rsidRDefault="00210495" w:rsidP="00B220D3"/>
    <w:p w14:paraId="19ED360D" w14:textId="3CF4D146" w:rsidR="00210495" w:rsidRDefault="00210495" w:rsidP="00210495">
      <w:pPr>
        <w:tabs>
          <w:tab w:val="left" w:pos="282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C3F47A5" w14:textId="6BAE644E" w:rsidR="00210495" w:rsidRDefault="00210495" w:rsidP="00210495">
      <w:pPr>
        <w:tabs>
          <w:tab w:val="left" w:pos="2824"/>
        </w:tabs>
      </w:pPr>
    </w:p>
    <w:p w14:paraId="62AC6440" w14:textId="5C6A83F6" w:rsidR="00210495" w:rsidRDefault="00210495" w:rsidP="00210495">
      <w:pPr>
        <w:tabs>
          <w:tab w:val="left" w:pos="2824"/>
        </w:tabs>
      </w:pPr>
    </w:p>
    <w:p w14:paraId="0A8EC6E4" w14:textId="2B9B9B30" w:rsidR="00210495" w:rsidRDefault="00210495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8B205" wp14:editId="646948EA">
                <wp:simplePos x="0" y="0"/>
                <wp:positionH relativeFrom="column">
                  <wp:posOffset>5178213</wp:posOffset>
                </wp:positionH>
                <wp:positionV relativeFrom="paragraph">
                  <wp:posOffset>219499</wp:posOffset>
                </wp:positionV>
                <wp:extent cx="1354667" cy="1193800"/>
                <wp:effectExtent l="0" t="0" r="17145" b="25400"/>
                <wp:wrapNone/>
                <wp:docPr id="129922795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67" cy="11938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7991A" w14:textId="499A19A8" w:rsidR="00210495" w:rsidRPr="00210495" w:rsidRDefault="00210495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C8B205" id="Oval 6" o:spid="_x0000_s1026" style="position:absolute;margin-left:407.75pt;margin-top:17.3pt;width:106.65pt;height:9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" fillcolor="#f2f2f2 [3052]" strokecolor="#0a121c [484]" strokeweight="2pt">
                <v:textbox>
                  <w:txbxContent>
                    <w:p w14:paraId="7227991A" w14:textId="499A19A8" w:rsidR="00210495" w:rsidRPr="00210495" w:rsidRDefault="00210495" w:rsidP="0021049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D80B32" wp14:editId="78CC1AE4">
                <wp:simplePos x="0" y="0"/>
                <wp:positionH relativeFrom="column">
                  <wp:posOffset>-121497</wp:posOffset>
                </wp:positionH>
                <wp:positionV relativeFrom="paragraph">
                  <wp:posOffset>236854</wp:posOffset>
                </wp:positionV>
                <wp:extent cx="1380067" cy="1253067"/>
                <wp:effectExtent l="0" t="0" r="10795" b="23495"/>
                <wp:wrapNone/>
                <wp:docPr id="7935863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67" cy="125306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7C24B" w14:textId="5B85B07C" w:rsidR="00210495" w:rsidRPr="008D5EBC" w:rsidRDefault="00210495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D5E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D80B32" id="Oval 1" o:spid="_x0000_s1027" style="position:absolute;margin-left:-9.55pt;margin-top:18.65pt;width:108.65pt;height:9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" fillcolor="#f2f2f2 [3052]" strokecolor="black [3200]" strokeweight="2pt">
                <v:textbox>
                  <w:txbxContent>
                    <w:p w14:paraId="6117C24B" w14:textId="5B85B07C" w:rsidR="00210495" w:rsidRPr="008D5EBC" w:rsidRDefault="00210495" w:rsidP="002104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D5E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IDLE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98A9F1" wp14:editId="1A4C9BDC">
                <wp:simplePos x="0" y="0"/>
                <wp:positionH relativeFrom="margin">
                  <wp:posOffset>2708515</wp:posOffset>
                </wp:positionH>
                <wp:positionV relativeFrom="paragraph">
                  <wp:posOffset>287444</wp:posOffset>
                </wp:positionV>
                <wp:extent cx="1388533" cy="1176867"/>
                <wp:effectExtent l="0" t="0" r="21590" b="23495"/>
                <wp:wrapNone/>
                <wp:docPr id="190270697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533" cy="117686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99520" w14:textId="6DCCAF41" w:rsidR="00210495" w:rsidRPr="00463255" w:rsidRDefault="00210495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98A9F1" id="Oval 9" o:spid="_x0000_s1028" style="position:absolute;margin-left:213.25pt;margin-top:22.65pt;width:109.35pt;height:9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" fillcolor="#f2f2f2 [3052]" strokecolor="#0a121c [484]" strokeweight="2pt">
                <v:textbox>
                  <w:txbxContent>
                    <w:p w14:paraId="14699520" w14:textId="6DCCAF41" w:rsidR="00210495" w:rsidRPr="00463255" w:rsidRDefault="00210495" w:rsidP="0021049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RUNNING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270D1ED" w14:textId="3301B2B6" w:rsidR="00210495" w:rsidRDefault="00210495" w:rsidP="00210495">
      <w:pPr>
        <w:tabs>
          <w:tab w:val="left" w:pos="2824"/>
        </w:tabs>
      </w:pPr>
    </w:p>
    <w:p w14:paraId="5D32344F" w14:textId="331633E0" w:rsidR="00210495" w:rsidRDefault="00210495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9B7938" wp14:editId="77405A11">
                <wp:simplePos x="0" y="0"/>
                <wp:positionH relativeFrom="column">
                  <wp:posOffset>4343400</wp:posOffset>
                </wp:positionH>
                <wp:positionV relativeFrom="paragraph">
                  <wp:posOffset>13335</wp:posOffset>
                </wp:positionV>
                <wp:extent cx="622300" cy="349885"/>
                <wp:effectExtent l="0" t="19050" r="44450" b="31115"/>
                <wp:wrapNone/>
                <wp:docPr id="884951993" name="Săgeată: dreap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349885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4CEEF" w14:textId="77777777" w:rsidR="00210495" w:rsidRDefault="00210495" w:rsidP="002104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B793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ăgeată: dreapta 5" o:spid="_x0000_s1029" type="#_x0000_t13" style="position:absolute;margin-left:342pt;margin-top:1.05pt;width:49pt;height:27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" adj="15528" fillcolor="#8db3e2 [1311]" strokecolor="#0a121c [484]" strokeweight="2pt">
                <v:textbox>
                  <w:txbxContent>
                    <w:p w14:paraId="6144CEEF" w14:textId="77777777" w:rsidR="00210495" w:rsidRDefault="00210495" w:rsidP="002104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F8AEEE" wp14:editId="6776BC79">
                <wp:simplePos x="0" y="0"/>
                <wp:positionH relativeFrom="column">
                  <wp:posOffset>1565486</wp:posOffset>
                </wp:positionH>
                <wp:positionV relativeFrom="paragraph">
                  <wp:posOffset>24554</wp:posOffset>
                </wp:positionV>
                <wp:extent cx="844550" cy="377190"/>
                <wp:effectExtent l="0" t="19050" r="31750" b="41910"/>
                <wp:wrapNone/>
                <wp:docPr id="1810942510" name="Săgeată: dreap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7719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B0A2B" w14:textId="77777777" w:rsidR="00210495" w:rsidRDefault="00210495" w:rsidP="002104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8AEEE" id="_x0000_s1030" type="#_x0000_t13" style="position:absolute;margin-left:123.25pt;margin-top:1.95pt;width:66.5pt;height:2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" adj="16777" fillcolor="#8db3e2 [1311]" strokecolor="#0a121c [484]" strokeweight="2pt">
                <v:textbox>
                  <w:txbxContent>
                    <w:p w14:paraId="5BDB0A2B" w14:textId="77777777" w:rsidR="00210495" w:rsidRDefault="00210495" w:rsidP="002104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A0D91EA" w14:textId="673686BF" w:rsidR="00210495" w:rsidRDefault="00210495" w:rsidP="00210495">
      <w:pPr>
        <w:tabs>
          <w:tab w:val="left" w:pos="2824"/>
        </w:tabs>
      </w:pPr>
    </w:p>
    <w:p w14:paraId="25A3A855" w14:textId="5F9C8785" w:rsidR="00210495" w:rsidRDefault="00210495" w:rsidP="00210495">
      <w:pPr>
        <w:tabs>
          <w:tab w:val="left" w:pos="2824"/>
        </w:tabs>
      </w:pPr>
    </w:p>
    <w:p w14:paraId="127D950E" w14:textId="72D129BD" w:rsidR="00210495" w:rsidRDefault="008D5EBC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CE360" wp14:editId="6309E92A">
                <wp:simplePos x="0" y="0"/>
                <wp:positionH relativeFrom="column">
                  <wp:posOffset>4150761</wp:posOffset>
                </wp:positionH>
                <wp:positionV relativeFrom="paragraph">
                  <wp:posOffset>113116</wp:posOffset>
                </wp:positionV>
                <wp:extent cx="1066275" cy="367030"/>
                <wp:effectExtent l="216218" t="0" r="274002" b="0"/>
                <wp:wrapNone/>
                <wp:docPr id="182960406" name="Săgeată: dreap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90282">
                          <a:off x="0" y="0"/>
                          <a:ext cx="1066275" cy="36703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806E2" w14:textId="77777777" w:rsidR="00210495" w:rsidRDefault="00210495" w:rsidP="002104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CE360" id="_x0000_s1031" type="#_x0000_t13" style="position:absolute;margin-left:326.85pt;margin-top:8.9pt;width:83.95pt;height:28.9pt;rotation:861829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" adj="17882" fillcolor="#8db3e2 [1311]" strokecolor="#0a121c [484]" strokeweight="2pt">
                <v:textbox>
                  <w:txbxContent>
                    <w:p w14:paraId="6BE806E2" w14:textId="77777777" w:rsidR="00210495" w:rsidRDefault="00210495" w:rsidP="002104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6CBFB32" w14:textId="67893813" w:rsidR="00210495" w:rsidRDefault="008D5EBC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68D877" wp14:editId="1132D0FE">
                <wp:simplePos x="0" y="0"/>
                <wp:positionH relativeFrom="column">
                  <wp:posOffset>464820</wp:posOffset>
                </wp:positionH>
                <wp:positionV relativeFrom="paragraph">
                  <wp:posOffset>27517</wp:posOffset>
                </wp:positionV>
                <wp:extent cx="319405" cy="2156883"/>
                <wp:effectExtent l="19050" t="19050" r="42545" b="34290"/>
                <wp:wrapNone/>
                <wp:docPr id="1741880629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" cy="2156883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36C6F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4" o:spid="_x0000_s1026" type="#_x0000_t70" style="position:absolute;margin-left:36.6pt;margin-top:2.15pt;width:25.15pt;height:169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" adj=",1599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4DEC5F" wp14:editId="60B64808">
                <wp:simplePos x="0" y="0"/>
                <wp:positionH relativeFrom="margin">
                  <wp:align>right</wp:align>
                </wp:positionH>
                <wp:positionV relativeFrom="paragraph">
                  <wp:posOffset>21590</wp:posOffset>
                </wp:positionV>
                <wp:extent cx="992505" cy="353695"/>
                <wp:effectExtent l="0" t="4445" r="0" b="31750"/>
                <wp:wrapNone/>
                <wp:docPr id="194187504" name="Săgeată: dreap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92505" cy="353695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576A1" w14:textId="77777777" w:rsidR="00210495" w:rsidRDefault="00210495" w:rsidP="002104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DEC5F" id="_x0000_s1032" type="#_x0000_t13" style="position:absolute;margin-left:26.95pt;margin-top:1.7pt;width:78.15pt;height:27.85pt;rotation:90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" adj="17751" fillcolor="#8db3e2 [1311]" strokecolor="#0a121c [484]" strokeweight="2pt">
                <v:textbox>
                  <w:txbxContent>
                    <w:p w14:paraId="0E5576A1" w14:textId="77777777" w:rsidR="00210495" w:rsidRDefault="00210495" w:rsidP="0021049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70A773" w14:textId="3557EFD8" w:rsidR="00210495" w:rsidRDefault="008D5EBC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C5FBBF" wp14:editId="7991D510">
                <wp:simplePos x="0" y="0"/>
                <wp:positionH relativeFrom="margin">
                  <wp:posOffset>3094990</wp:posOffset>
                </wp:positionH>
                <wp:positionV relativeFrom="paragraph">
                  <wp:posOffset>311573</wp:posOffset>
                </wp:positionV>
                <wp:extent cx="1329266" cy="1227667"/>
                <wp:effectExtent l="0" t="0" r="23495" b="10795"/>
                <wp:wrapNone/>
                <wp:docPr id="28493001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266" cy="122766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63726" w14:textId="2A6C460C" w:rsidR="00210495" w:rsidRPr="00210495" w:rsidRDefault="00210495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SHOW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5FBBF" id="Oval 8" o:spid="_x0000_s1033" style="position:absolute;margin-left:243.7pt;margin-top:24.55pt;width:104.65pt;height:96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" fillcolor="#f2f2f2 [3052]" strokecolor="#0a121c [484]" strokeweight="2pt">
                <v:textbox>
                  <w:txbxContent>
                    <w:p w14:paraId="53163726" w14:textId="2A6C460C" w:rsidR="00210495" w:rsidRPr="00210495" w:rsidRDefault="00210495" w:rsidP="002104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SHOW SCORE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ED4AB0A" w14:textId="5F3CD0A0" w:rsidR="00210495" w:rsidRDefault="008D5EBC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8F7FC" wp14:editId="7E3A36D1">
                <wp:simplePos x="0" y="0"/>
                <wp:positionH relativeFrom="column">
                  <wp:posOffset>5406390</wp:posOffset>
                </wp:positionH>
                <wp:positionV relativeFrom="paragraph">
                  <wp:posOffset>183515</wp:posOffset>
                </wp:positionV>
                <wp:extent cx="1100667" cy="1109133"/>
                <wp:effectExtent l="0" t="0" r="23495" b="15240"/>
                <wp:wrapNone/>
                <wp:docPr id="828629460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7" cy="1109133"/>
                        </a:xfrm>
                        <a:prstGeom prst="star7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7A18C" w14:textId="77777777" w:rsidR="00210495" w:rsidRPr="006073A8" w:rsidRDefault="00210495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  <w:lang w:val="ro-RO"/>
                              </w:rPr>
                            </w:pPr>
                          </w:p>
                          <w:p w14:paraId="74DD4495" w14:textId="77777777" w:rsidR="00210495" w:rsidRPr="008D5EBC" w:rsidRDefault="00210495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8D5EB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o-RO"/>
                              </w:rPr>
                              <w:t>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8F7FC" id="_x0000_s1034" style="position:absolute;margin-left:425.7pt;margin-top:14.45pt;width:86.65pt;height:8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0667,11091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" adj="-11796480,,5400" path="m-3,713291l169490,493613,109000,219678r271844,1l550334,,719823,219679r271844,-1l931177,493613r169493,219678l855745,835203r-60491,273936l550334,987225,305413,1109139,244922,835203,-3,713291xe" fillcolor="#f2f2f2 [3052]" strokecolor="#0a121c [484]" strokeweight="2pt">
                <v:stroke joinstyle="miter"/>
                <v:formulas/>
                <v:path arrowok="t" o:connecttype="custom" o:connectlocs="-3,713291;169490,493613;109000,219678;380844,219679;550334,0;719823,219679;991667,219678;931177,493613;1100670,713291;855745,835203;795254,1109139;550334,987225;305413,1109139;244922,835203;-3,713291" o:connectangles="0,0,0,0,0,0,0,0,0,0,0,0,0,0,0" textboxrect="0,0,1100667,1109133"/>
                <v:textbox>
                  <w:txbxContent>
                    <w:p w14:paraId="1857A18C" w14:textId="77777777" w:rsidR="00210495" w:rsidRPr="006073A8" w:rsidRDefault="00210495" w:rsidP="002104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0"/>
                          <w:szCs w:val="10"/>
                          <w:lang w:val="ro-RO"/>
                        </w:rPr>
                      </w:pPr>
                    </w:p>
                    <w:p w14:paraId="74DD4495" w14:textId="77777777" w:rsidR="00210495" w:rsidRPr="008D5EBC" w:rsidRDefault="00210495" w:rsidP="002104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o-RO"/>
                        </w:rPr>
                      </w:pPr>
                      <w:r w:rsidRPr="008D5EB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o-RO"/>
                        </w:rPr>
                        <w:t>LED</w:t>
                      </w:r>
                    </w:p>
                  </w:txbxContent>
                </v:textbox>
              </v:shape>
            </w:pict>
          </mc:Fallback>
        </mc:AlternateContent>
      </w:r>
    </w:p>
    <w:p w14:paraId="5FB26451" w14:textId="3B1C68C3" w:rsidR="00210495" w:rsidRDefault="008D5EBC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FFF57E" wp14:editId="557E5568">
                <wp:simplePos x="0" y="0"/>
                <wp:positionH relativeFrom="column">
                  <wp:posOffset>1453515</wp:posOffset>
                </wp:positionH>
                <wp:positionV relativeFrom="paragraph">
                  <wp:posOffset>11430</wp:posOffset>
                </wp:positionV>
                <wp:extent cx="1177925" cy="331470"/>
                <wp:effectExtent l="19050" t="19050" r="22225" b="30480"/>
                <wp:wrapNone/>
                <wp:docPr id="993315144" name="Săgeată: dreap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77925" cy="33147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63CDD" w14:textId="77777777" w:rsidR="00210495" w:rsidRDefault="00210495" w:rsidP="002104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F57E" id="_x0000_s1035" type="#_x0000_t13" style="position:absolute;margin-left:114.45pt;margin-top:.9pt;width:92.75pt;height:26.1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" adj="18561" fillcolor="#8db3e2 [1311]" strokecolor="#0a121c [484]" strokeweight="2pt">
                <v:textbox>
                  <w:txbxContent>
                    <w:p w14:paraId="10C63CDD" w14:textId="77777777" w:rsidR="00210495" w:rsidRDefault="00210495" w:rsidP="002104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9BF4E6B" w14:textId="2083B180" w:rsidR="00210495" w:rsidRDefault="00210495" w:rsidP="00210495">
      <w:pPr>
        <w:tabs>
          <w:tab w:val="left" w:pos="2824"/>
        </w:tabs>
      </w:pPr>
    </w:p>
    <w:p w14:paraId="1B30344B" w14:textId="25528E68" w:rsidR="00210495" w:rsidRDefault="00210495" w:rsidP="00210495">
      <w:pPr>
        <w:tabs>
          <w:tab w:val="left" w:pos="2824"/>
        </w:tabs>
      </w:pPr>
    </w:p>
    <w:p w14:paraId="2352D76C" w14:textId="02B28C2E" w:rsidR="00210495" w:rsidRDefault="008D5EBC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BA86B5" wp14:editId="1F14372C">
                <wp:simplePos x="0" y="0"/>
                <wp:positionH relativeFrom="column">
                  <wp:posOffset>860849</wp:posOffset>
                </wp:positionH>
                <wp:positionV relativeFrom="paragraph">
                  <wp:posOffset>265218</wp:posOffset>
                </wp:positionV>
                <wp:extent cx="600710" cy="1245130"/>
                <wp:effectExtent l="1905" t="0" r="0" b="29845"/>
                <wp:wrapNone/>
                <wp:docPr id="1518265849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00710" cy="124513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267D3" id="Arrow: Bent-Up 6" o:spid="_x0000_s1026" style="position:absolute;margin-left:67.8pt;margin-top:20.9pt;width:47.3pt;height:98.05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0710,1245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" path="m,1094953r375444,l375444,150178r-75089,l450533,,600710,150178r-75089,l525621,1245130,,1245130,,1094953xe" fillcolor="#4f81bd [3204]" strokecolor="#0a121c [484]" strokeweight="2pt">
                <v:path arrowok="t" o:connecttype="custom" o:connectlocs="0,1094953;375444,1094953;375444,150178;300355,150178;450533,0;600710,150178;525621,150178;525621,1245130;0,1245130;0,1094953" o:connectangles="0,0,0,0,0,0,0,0,0,0"/>
              </v:shape>
            </w:pict>
          </mc:Fallback>
        </mc:AlternateContent>
      </w:r>
    </w:p>
    <w:p w14:paraId="3C1F0A39" w14:textId="16B88353" w:rsidR="00210495" w:rsidRDefault="008D5EBC" w:rsidP="00210495">
      <w:pPr>
        <w:tabs>
          <w:tab w:val="left" w:pos="28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806E17" wp14:editId="0F7C6267">
                <wp:simplePos x="0" y="0"/>
                <wp:positionH relativeFrom="margin">
                  <wp:posOffset>1986703</wp:posOffset>
                </wp:positionH>
                <wp:positionV relativeFrom="paragraph">
                  <wp:posOffset>184997</wp:posOffset>
                </wp:positionV>
                <wp:extent cx="1083734" cy="973667"/>
                <wp:effectExtent l="0" t="0" r="21590" b="17145"/>
                <wp:wrapNone/>
                <wp:docPr id="201052472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734" cy="97366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527BD" w14:textId="272EAEF0" w:rsidR="00210495" w:rsidRPr="00F2430E" w:rsidRDefault="008D5EBC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SHOW BEST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806E17" id="Oval 10" o:spid="_x0000_s1036" style="position:absolute;margin-left:156.45pt;margin-top:14.55pt;width:85.35pt;height:76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" fillcolor="#f2f2f2 [3052]" strokecolor="#0a121c [484]" strokeweight="2pt">
                <v:textbox>
                  <w:txbxContent>
                    <w:p w14:paraId="154527BD" w14:textId="272EAEF0" w:rsidR="00210495" w:rsidRPr="00F2430E" w:rsidRDefault="008D5EBC" w:rsidP="002104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SHOW BEST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96630DA" w14:textId="3FAE0AED" w:rsidR="00210495" w:rsidRDefault="00210495" w:rsidP="00B220D3"/>
    <w:p w14:paraId="04AADA3C" w14:textId="0AA78F65" w:rsidR="00B220D3" w:rsidRDefault="00B220D3" w:rsidP="00B220D3"/>
    <w:p w14:paraId="54DB7CD5" w14:textId="06525599" w:rsidR="009C4334" w:rsidRDefault="008D5EBC" w:rsidP="009C433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65A529" wp14:editId="531E4DAF">
                <wp:simplePos x="0" y="0"/>
                <wp:positionH relativeFrom="column">
                  <wp:posOffset>848360</wp:posOffset>
                </wp:positionH>
                <wp:positionV relativeFrom="paragraph">
                  <wp:posOffset>156845</wp:posOffset>
                </wp:positionV>
                <wp:extent cx="623886" cy="1244601"/>
                <wp:effectExtent l="0" t="5715" r="0" b="37465"/>
                <wp:wrapNone/>
                <wp:docPr id="1691284026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23886" cy="1244601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C6E12" id="Arrow: Bent-Up 6" o:spid="_x0000_s1026" style="position:absolute;margin-left:66.8pt;margin-top:12.35pt;width:49.1pt;height:98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3886,1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" path="m,1088630r389929,l389929,155972r-77986,l467915,,623886,155972r-77986,l545900,1244601,,1244601,,1088630xe" fillcolor="#4f81bd [3204]" strokecolor="#0a121c [484]" strokeweight="2pt">
                <v:path arrowok="t" o:connecttype="custom" o:connectlocs="0,1088630;389929,1088630;389929,155972;311943,155972;467915,0;623886,155972;545900,155972;545900,1244601;0,1244601;0,1088630" o:connectangles="0,0,0,0,0,0,0,0,0,0"/>
              </v:shape>
            </w:pict>
          </mc:Fallback>
        </mc:AlternateContent>
      </w:r>
    </w:p>
    <w:p w14:paraId="2E5E39AA" w14:textId="3E9E5608" w:rsidR="00210495" w:rsidRDefault="008D5EBC" w:rsidP="009C433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735CE3" wp14:editId="711EDED6">
                <wp:simplePos x="0" y="0"/>
                <wp:positionH relativeFrom="column">
                  <wp:posOffset>1995170</wp:posOffset>
                </wp:positionH>
                <wp:positionV relativeFrom="paragraph">
                  <wp:posOffset>179705</wp:posOffset>
                </wp:positionV>
                <wp:extent cx="1134533" cy="1083733"/>
                <wp:effectExtent l="0" t="0" r="27940" b="21590"/>
                <wp:wrapNone/>
                <wp:docPr id="42640348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3" cy="1083733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30CA3" w14:textId="59E97469" w:rsidR="00210495" w:rsidRPr="00F2430E" w:rsidRDefault="008D5EBC" w:rsidP="002104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SHOW WORST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735CE3" id="_x0000_s1037" style="position:absolute;margin-left:157.1pt;margin-top:14.15pt;width:89.35pt;height:85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" fillcolor="#f2f2f2 [3052]" strokecolor="#0a121c [484]" strokeweight="2pt">
                <v:textbox>
                  <w:txbxContent>
                    <w:p w14:paraId="6BA30CA3" w14:textId="59E97469" w:rsidR="00210495" w:rsidRPr="00F2430E" w:rsidRDefault="008D5EBC" w:rsidP="002104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SHOW WORST</w:t>
                      </w:r>
                    </w:p>
                  </w:txbxContent>
                </v:textbox>
              </v:oval>
            </w:pict>
          </mc:Fallback>
        </mc:AlternateContent>
      </w:r>
    </w:p>
    <w:p w14:paraId="261E7684" w14:textId="1D23ED46" w:rsidR="00210495" w:rsidRDefault="00210495" w:rsidP="009C4334"/>
    <w:p w14:paraId="4105F6AA" w14:textId="31D7CB48" w:rsidR="00210495" w:rsidRDefault="00210495" w:rsidP="009C4334"/>
    <w:p w14:paraId="23A02F6F" w14:textId="191C0A3F" w:rsidR="00210495" w:rsidRDefault="00210495" w:rsidP="009C4334"/>
    <w:p w14:paraId="1D1A0470" w14:textId="77777777" w:rsidR="00210495" w:rsidRDefault="00210495" w:rsidP="009C4334"/>
    <w:p w14:paraId="40F1FB01" w14:textId="77777777" w:rsidR="008D5EBC" w:rsidRPr="009C4334" w:rsidRDefault="008D5EBC" w:rsidP="009C4334"/>
    <w:p w14:paraId="4E09E7EE" w14:textId="5DE60C10" w:rsidR="009C4334" w:rsidRPr="009C4334" w:rsidRDefault="006F08AE" w:rsidP="009C4334">
      <w:pPr>
        <w:pStyle w:val="Title"/>
        <w:numPr>
          <w:ilvl w:val="0"/>
          <w:numId w:val="12"/>
        </w:numPr>
        <w:jc w:val="center"/>
        <w:rPr>
          <w:sz w:val="44"/>
          <w:szCs w:val="44"/>
        </w:rPr>
      </w:pPr>
      <w:proofErr w:type="spellStart"/>
      <w:r w:rsidRPr="006F08AE">
        <w:rPr>
          <w:sz w:val="44"/>
          <w:szCs w:val="44"/>
        </w:rPr>
        <w:t>Structura</w:t>
      </w:r>
      <w:proofErr w:type="spellEnd"/>
      <w:r w:rsidRPr="006F08AE">
        <w:rPr>
          <w:sz w:val="44"/>
          <w:szCs w:val="44"/>
        </w:rPr>
        <w:t xml:space="preserve"> </w:t>
      </w:r>
      <w:proofErr w:type="spellStart"/>
      <w:r w:rsidRPr="006F08AE">
        <w:rPr>
          <w:sz w:val="44"/>
          <w:szCs w:val="44"/>
        </w:rPr>
        <w:t>fișierelor</w:t>
      </w:r>
      <w:proofErr w:type="spellEnd"/>
      <w:r w:rsidRPr="006F08AE">
        <w:rPr>
          <w:sz w:val="44"/>
          <w:szCs w:val="44"/>
        </w:rPr>
        <w:t xml:space="preserve"> </w:t>
      </w:r>
      <w:proofErr w:type="spellStart"/>
      <w:r w:rsidRPr="006F08AE">
        <w:rPr>
          <w:sz w:val="44"/>
          <w:szCs w:val="44"/>
        </w:rPr>
        <w:t>și</w:t>
      </w:r>
      <w:proofErr w:type="spellEnd"/>
      <w:r w:rsidRPr="006F08AE">
        <w:rPr>
          <w:sz w:val="44"/>
          <w:szCs w:val="44"/>
        </w:rPr>
        <w:t xml:space="preserve"> </w:t>
      </w:r>
      <w:proofErr w:type="spellStart"/>
      <w:r w:rsidRPr="006F08AE">
        <w:rPr>
          <w:sz w:val="44"/>
          <w:szCs w:val="44"/>
        </w:rPr>
        <w:t>explicații</w:t>
      </w:r>
      <w:proofErr w:type="spellEnd"/>
    </w:p>
    <w:p w14:paraId="2023F227" w14:textId="77777777" w:rsidR="006F08AE" w:rsidRPr="009C4334" w:rsidRDefault="006F08AE" w:rsidP="006F08AE">
      <w:pPr>
        <w:ind w:left="360"/>
        <w:rPr>
          <w:sz w:val="12"/>
          <w:szCs w:val="12"/>
        </w:rPr>
      </w:pPr>
    </w:p>
    <w:p w14:paraId="48EA4513" w14:textId="77777777" w:rsidR="006F08AE" w:rsidRDefault="006F08AE" w:rsidP="006F08AE">
      <w:proofErr w:type="spellStart"/>
      <w:r w:rsidRPr="006F08AE">
        <w:t>Această</w:t>
      </w:r>
      <w:proofErr w:type="spellEnd"/>
      <w:r w:rsidRPr="006F08AE">
        <w:t xml:space="preserve"> </w:t>
      </w:r>
      <w:proofErr w:type="spellStart"/>
      <w:r w:rsidRPr="006F08AE">
        <w:t>secțiune</w:t>
      </w:r>
      <w:proofErr w:type="spellEnd"/>
      <w:r w:rsidRPr="006F08AE">
        <w:t xml:space="preserve"> </w:t>
      </w:r>
      <w:proofErr w:type="spellStart"/>
      <w:r w:rsidRPr="006F08AE">
        <w:t>descrie</w:t>
      </w:r>
      <w:proofErr w:type="spellEnd"/>
      <w:r w:rsidRPr="006F08AE">
        <w:t xml:space="preserve"> </w:t>
      </w:r>
      <w:proofErr w:type="spellStart"/>
      <w:r w:rsidRPr="006F08AE">
        <w:t>rolul</w:t>
      </w:r>
      <w:proofErr w:type="spellEnd"/>
      <w:r w:rsidRPr="006F08AE">
        <w:t xml:space="preserve"> </w:t>
      </w:r>
      <w:proofErr w:type="spellStart"/>
      <w:r w:rsidRPr="006F08AE">
        <w:t>fiecărui</w:t>
      </w:r>
      <w:proofErr w:type="spellEnd"/>
      <w:r w:rsidRPr="006F08AE">
        <w:t xml:space="preserve"> </w:t>
      </w:r>
      <w:proofErr w:type="spellStart"/>
      <w:r w:rsidRPr="006F08AE">
        <w:t>fișier</w:t>
      </w:r>
      <w:proofErr w:type="spellEnd"/>
      <w:r w:rsidRPr="006F08AE">
        <w:t xml:space="preserve"> .</w:t>
      </w:r>
      <w:proofErr w:type="spellStart"/>
      <w:r w:rsidRPr="006F08AE">
        <w:t>vhd</w:t>
      </w:r>
      <w:proofErr w:type="spellEnd"/>
      <w:r w:rsidRPr="006F08AE">
        <w:t xml:space="preserve"> din </w:t>
      </w:r>
      <w:proofErr w:type="spellStart"/>
      <w:r w:rsidRPr="006F08AE">
        <w:t>proiect</w:t>
      </w:r>
      <w:proofErr w:type="spellEnd"/>
      <w:r w:rsidRPr="006F08AE">
        <w:t xml:space="preserve">. </w:t>
      </w:r>
      <w:proofErr w:type="spellStart"/>
      <w:r w:rsidRPr="006F08AE">
        <w:t>Codul</w:t>
      </w:r>
      <w:proofErr w:type="spellEnd"/>
      <w:r w:rsidRPr="006F08AE">
        <w:t xml:space="preserve"> </w:t>
      </w:r>
      <w:proofErr w:type="spellStart"/>
      <w:r w:rsidRPr="006F08AE">
        <w:t>este</w:t>
      </w:r>
      <w:proofErr w:type="spellEnd"/>
      <w:r w:rsidRPr="006F08AE">
        <w:t xml:space="preserve"> </w:t>
      </w:r>
      <w:proofErr w:type="spellStart"/>
      <w:r w:rsidRPr="006F08AE">
        <w:t>împărțit</w:t>
      </w:r>
      <w:proofErr w:type="spellEnd"/>
      <w:r w:rsidRPr="006F08AE">
        <w:t xml:space="preserve"> modular </w:t>
      </w:r>
      <w:proofErr w:type="spellStart"/>
      <w:r w:rsidRPr="006F08AE">
        <w:t>pentru</w:t>
      </w:r>
      <w:proofErr w:type="spellEnd"/>
      <w:r w:rsidRPr="006F08AE">
        <w:t xml:space="preserve"> </w:t>
      </w:r>
      <w:proofErr w:type="spellStart"/>
      <w:r w:rsidRPr="006F08AE">
        <w:t>claritate</w:t>
      </w:r>
      <w:proofErr w:type="spellEnd"/>
      <w:r w:rsidRPr="006F08AE">
        <w:t xml:space="preserve"> </w:t>
      </w:r>
      <w:proofErr w:type="spellStart"/>
      <w:r w:rsidRPr="006F08AE">
        <w:t>și</w:t>
      </w:r>
      <w:proofErr w:type="spellEnd"/>
      <w:r w:rsidRPr="006F08AE">
        <w:t xml:space="preserve"> </w:t>
      </w:r>
      <w:proofErr w:type="spellStart"/>
      <w:r w:rsidRPr="006F08AE">
        <w:t>reutilizare</w:t>
      </w:r>
      <w:proofErr w:type="spellEnd"/>
      <w:r w:rsidRPr="006F08AE">
        <w:t>.</w:t>
      </w:r>
    </w:p>
    <w:p w14:paraId="1E0940FF" w14:textId="154D042A" w:rsidR="009C4334" w:rsidRDefault="009C4334" w:rsidP="009C4334">
      <w:pPr>
        <w:jc w:val="center"/>
      </w:pPr>
      <w:r w:rsidRPr="009C4334">
        <w:rPr>
          <w:noProof/>
        </w:rPr>
        <w:drawing>
          <wp:inline distT="0" distB="0" distL="0" distR="0" wp14:anchorId="46A58012" wp14:editId="1DA419D8">
            <wp:extent cx="4224866" cy="1574399"/>
            <wp:effectExtent l="0" t="0" r="4445" b="6985"/>
            <wp:docPr id="44125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530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2389" cy="15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54D3" w14:textId="6D247342" w:rsidR="009C4334" w:rsidRDefault="009C4334" w:rsidP="009C4334">
      <w:pPr>
        <w:tabs>
          <w:tab w:val="left" w:pos="2824"/>
        </w:tabs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Imaginea</w:t>
      </w:r>
      <w:proofErr w:type="spellEnd"/>
      <w:r>
        <w:rPr>
          <w:rFonts w:ascii="Times New Roman" w:hAnsi="Times New Roman" w:cs="Times New Roman"/>
        </w:rPr>
        <w:t xml:space="preserve"> 2</w:t>
      </w:r>
      <w:r w:rsidRPr="008263E8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Structură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fișiere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Vivado</w:t>
      </w:r>
      <w:proofErr w:type="spellEnd"/>
    </w:p>
    <w:p w14:paraId="3D6BF05C" w14:textId="77777777" w:rsidR="009C4334" w:rsidRPr="009C4334" w:rsidRDefault="009C4334" w:rsidP="009C4334">
      <w:pPr>
        <w:tabs>
          <w:tab w:val="left" w:pos="2824"/>
        </w:tabs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16EE1F17" w14:textId="77777777" w:rsidR="009C4334" w:rsidRPr="009C4334" w:rsidRDefault="009C4334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3.1 </w:t>
      </w:r>
      <w:proofErr w:type="spellStart"/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>Stopwatch_main.vhd</w:t>
      </w:r>
      <w:proofErr w:type="spellEnd"/>
    </w:p>
    <w:p w14:paraId="482B78F1" w14:textId="77777777" w:rsidR="009C4334" w:rsidRPr="009C4334" w:rsidRDefault="009C4334" w:rsidP="009C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Fișierul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principal al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proiectului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integrează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componentele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implementează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control a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cronometrului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Aici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sunt definite:</w:t>
      </w:r>
    </w:p>
    <w:p w14:paraId="46CB893F" w14:textId="77777777" w:rsidR="009C4334" w:rsidRPr="009C4334" w:rsidRDefault="009C4334" w:rsidP="009C4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interfețele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intrare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ieșire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butoni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, LED-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segmente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095D0B9C" w14:textId="77777777" w:rsidR="009C4334" w:rsidRPr="009C4334" w:rsidRDefault="009C4334" w:rsidP="009C4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controlul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pornirii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opriri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cronometrului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semnalul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S10),</w:t>
      </w:r>
    </w:p>
    <w:p w14:paraId="51930B5B" w14:textId="77777777" w:rsidR="009C4334" w:rsidRPr="009C4334" w:rsidRDefault="009C4334" w:rsidP="009C4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salvarea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timpului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12777EE" w14:textId="77777777" w:rsidR="009C4334" w:rsidRPr="009C4334" w:rsidRDefault="009C4334" w:rsidP="009C4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calculul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scorului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(cu LED-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2309F15" w14:textId="77777777" w:rsidR="009C4334" w:rsidRPr="009C4334" w:rsidRDefault="009C4334" w:rsidP="009C4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afișare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best/worst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semnalele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S3/S4.</w:t>
      </w:r>
    </w:p>
    <w:p w14:paraId="0E53B642" w14:textId="77777777" w:rsidR="009C4334" w:rsidRPr="009C4334" w:rsidRDefault="009C4334" w:rsidP="009C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34">
        <w:rPr>
          <w:rFonts w:ascii="Times New Roman" w:eastAsia="Times New Roman" w:hAnsi="Times New Roman" w:cs="Times New Roman"/>
          <w:sz w:val="24"/>
          <w:szCs w:val="24"/>
        </w:rPr>
        <w:t>Este „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creierul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proiectului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3BC59" w14:textId="7E586885" w:rsidR="009C4334" w:rsidRPr="009C4334" w:rsidRDefault="009C4334" w:rsidP="009C4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D68EB" w14:textId="369AAF0F" w:rsidR="009C4334" w:rsidRPr="009C4334" w:rsidRDefault="009C4334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3.2 </w:t>
      </w:r>
      <w:proofErr w:type="spellStart"/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>ClkDivider.vhd</w:t>
      </w:r>
      <w:proofErr w:type="spellEnd"/>
    </w:p>
    <w:p w14:paraId="5D0EB6E4" w14:textId="77777777" w:rsidR="009C4334" w:rsidRPr="009C4334" w:rsidRDefault="009C4334" w:rsidP="009C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Componentele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ceasului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(Clock Divider)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reduc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frecvența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100 MHz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433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obține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8B3986" w14:textId="77777777" w:rsidR="009C4334" w:rsidRPr="009C4334" w:rsidRDefault="009C4334" w:rsidP="009C4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incrementare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potrivit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cronometrul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afișat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EC99BA1" w14:textId="77777777" w:rsidR="009C4334" w:rsidRDefault="009C4334" w:rsidP="009C4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multiplexare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afișajul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7-segmente.</w:t>
      </w:r>
    </w:p>
    <w:p w14:paraId="6A242CC9" w14:textId="43527E71" w:rsidR="009C4334" w:rsidRPr="009C4334" w:rsidRDefault="009C4334" w:rsidP="009C4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acceptă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parametru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Divisor,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face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reutilizabil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frecvențe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EC694" w14:textId="4774FC46" w:rsidR="009C4334" w:rsidRDefault="009C4334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1796B619" w14:textId="77777777" w:rsidR="0010709A" w:rsidRDefault="0010709A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E1A0F15" w14:textId="77777777" w:rsidR="007B064C" w:rsidRDefault="007B064C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D5F00D9" w14:textId="30D412B7" w:rsidR="009C4334" w:rsidRPr="009C4334" w:rsidRDefault="009C4334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3.3 </w:t>
      </w:r>
      <w:proofErr w:type="spellStart"/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>Digits.vhd</w:t>
      </w:r>
      <w:proofErr w:type="spellEnd"/>
    </w:p>
    <w:p w14:paraId="00B057C8" w14:textId="77777777" w:rsidR="009C4334" w:rsidRPr="009C4334" w:rsidRDefault="009C4334" w:rsidP="009C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Componentele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gestionează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incrementarea</w:t>
      </w:r>
      <w:proofErr w:type="spellEnd"/>
      <w:r w:rsidRPr="009C4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b/>
          <w:bCs/>
          <w:sz w:val="24"/>
          <w:szCs w:val="24"/>
        </w:rPr>
        <w:t>cifrelor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BCD (de la 0 la 9):</w:t>
      </w:r>
    </w:p>
    <w:p w14:paraId="08244A0F" w14:textId="77777777" w:rsidR="009C4334" w:rsidRPr="009C4334" w:rsidRDefault="009C4334" w:rsidP="009C4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Digits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reprezintă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(D0, D1, D2, D3),</w:t>
      </w:r>
    </w:p>
    <w:p w14:paraId="7339CFFA" w14:textId="77777777" w:rsidR="009C4334" w:rsidRPr="009C4334" w:rsidRDefault="009C4334" w:rsidP="009C4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primește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ceas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control (S, RST),</w:t>
      </w:r>
    </w:p>
    <w:p w14:paraId="073A20B7" w14:textId="77777777" w:rsidR="009C4334" w:rsidRDefault="009C4334" w:rsidP="009C4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emite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N la overflow (ex: de la 9 la 0),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transmis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următoarei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D4A35C" w14:textId="3E4564D5" w:rsidR="009C4334" w:rsidRPr="009C4334" w:rsidRDefault="009C4334" w:rsidP="009C4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conectate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cascadă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formează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cronometrul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cu 4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BCD00" w14:textId="27643C84" w:rsidR="009C4334" w:rsidRDefault="009C4334" w:rsidP="009C4334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47008B11" w14:textId="77777777" w:rsidR="0010709A" w:rsidRDefault="0010709A" w:rsidP="009C4334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5B693366" w14:textId="77777777" w:rsidR="0010709A" w:rsidRPr="009C4334" w:rsidRDefault="0010709A" w:rsidP="009C4334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7F4444E6" w14:textId="68FDACE6" w:rsidR="009C4334" w:rsidRPr="009C4334" w:rsidRDefault="009C4334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3.4 </w:t>
      </w:r>
      <w:proofErr w:type="spellStart"/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>SSDDriver.vhd</w:t>
      </w:r>
      <w:proofErr w:type="spellEnd"/>
    </w:p>
    <w:p w14:paraId="79142BD4" w14:textId="77777777" w:rsidR="009C4334" w:rsidRPr="009C4334" w:rsidRDefault="009C4334" w:rsidP="009C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Multiplexează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afișajul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7-segmente:</w:t>
      </w:r>
    </w:p>
    <w:p w14:paraId="15E26306" w14:textId="77777777" w:rsidR="009C4334" w:rsidRPr="009C4334" w:rsidRDefault="009C4334" w:rsidP="009C4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aprinde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rând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anod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9C4334">
        <w:rPr>
          <w:rFonts w:ascii="Times New Roman" w:eastAsia="Times New Roman" w:hAnsi="Times New Roman" w:cs="Times New Roman"/>
          <w:sz w:val="24"/>
          <w:szCs w:val="24"/>
        </w:rPr>
        <w:t>Anodes[</w:t>
      </w:r>
      <w:proofErr w:type="gramEnd"/>
      <w:r w:rsidRPr="009C4334">
        <w:rPr>
          <w:rFonts w:ascii="Times New Roman" w:eastAsia="Times New Roman" w:hAnsi="Times New Roman" w:cs="Times New Roman"/>
          <w:sz w:val="24"/>
          <w:szCs w:val="24"/>
        </w:rPr>
        <w:t>3:0]),</w:t>
      </w:r>
    </w:p>
    <w:p w14:paraId="28FD8C29" w14:textId="77777777" w:rsidR="009C4334" w:rsidRPr="009C4334" w:rsidRDefault="009C4334" w:rsidP="009C4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transmite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corespunzătoare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temp,</w:t>
      </w:r>
    </w:p>
    <w:p w14:paraId="21F6D677" w14:textId="77777777" w:rsidR="009C4334" w:rsidRPr="009C4334" w:rsidRDefault="009C4334" w:rsidP="009C4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controlează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DP (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punctul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zecimal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158E5758" w14:textId="77777777" w:rsidR="009C4334" w:rsidRPr="009C4334" w:rsidRDefault="009C4334" w:rsidP="009C4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a 4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1 driver de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segmente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982B8" w14:textId="20AEB792" w:rsidR="009C4334" w:rsidRDefault="009C4334" w:rsidP="009C433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5C3174B" w14:textId="77777777" w:rsidR="0010709A" w:rsidRDefault="0010709A" w:rsidP="009C433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1E8BE1AE" w14:textId="77777777" w:rsidR="0010709A" w:rsidRPr="009C4334" w:rsidRDefault="0010709A" w:rsidP="009C433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37D885B7" w14:textId="66DEEDD6" w:rsidR="009C4334" w:rsidRPr="009C4334" w:rsidRDefault="009C4334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3.5 </w:t>
      </w:r>
      <w:proofErr w:type="spellStart"/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>SevSegmentDisplayModule.vhd</w:t>
      </w:r>
      <w:proofErr w:type="spellEnd"/>
    </w:p>
    <w:p w14:paraId="088E9227" w14:textId="77777777" w:rsidR="009C4334" w:rsidRPr="009C4334" w:rsidRDefault="009C4334" w:rsidP="009C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Transformă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binară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(digit)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-un cod de 7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segmente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9C4334">
        <w:rPr>
          <w:rFonts w:ascii="Times New Roman" w:eastAsia="Times New Roman" w:hAnsi="Times New Roman" w:cs="Times New Roman"/>
          <w:sz w:val="24"/>
          <w:szCs w:val="24"/>
        </w:rPr>
        <w:t>Segs[</w:t>
      </w:r>
      <w:proofErr w:type="gram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6:0])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reprezenta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899F62" w14:textId="77777777" w:rsidR="009C4334" w:rsidRPr="009C4334" w:rsidRDefault="009C4334" w:rsidP="009C43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cifrele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de la 0 la 9,</w:t>
      </w:r>
    </w:p>
    <w:p w14:paraId="1AB45BCE" w14:textId="77777777" w:rsidR="009C4334" w:rsidRPr="009C4334" w:rsidRDefault="009C4334" w:rsidP="009C43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activ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-low (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catod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comun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1432A237" w14:textId="77777777" w:rsidR="009C4334" w:rsidRPr="009C4334" w:rsidRDefault="009C4334" w:rsidP="009C43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simplifică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maparea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334">
        <w:rPr>
          <w:rFonts w:ascii="Times New Roman" w:eastAsia="Times New Roman" w:hAnsi="Times New Roman" w:cs="Times New Roman"/>
          <w:sz w:val="24"/>
          <w:szCs w:val="24"/>
        </w:rPr>
        <w:t>binar→afișaj</w:t>
      </w:r>
      <w:proofErr w:type="spellEnd"/>
      <w:r w:rsidRPr="009C4334">
        <w:rPr>
          <w:rFonts w:ascii="Times New Roman" w:eastAsia="Times New Roman" w:hAnsi="Times New Roman" w:cs="Times New Roman"/>
          <w:sz w:val="24"/>
          <w:szCs w:val="24"/>
        </w:rPr>
        <w:t xml:space="preserve"> 7-segmente.</w:t>
      </w:r>
    </w:p>
    <w:p w14:paraId="7FE4CF60" w14:textId="77777777" w:rsidR="006F08AE" w:rsidRDefault="006F08AE" w:rsidP="006F08AE"/>
    <w:p w14:paraId="7929FC89" w14:textId="77777777" w:rsidR="0010709A" w:rsidRDefault="0010709A" w:rsidP="006F08AE"/>
    <w:p w14:paraId="12E0867D" w14:textId="77777777" w:rsidR="0010709A" w:rsidRDefault="0010709A" w:rsidP="006F08AE"/>
    <w:p w14:paraId="314A0970" w14:textId="77777777" w:rsidR="0010709A" w:rsidRDefault="0010709A" w:rsidP="006F08AE"/>
    <w:p w14:paraId="6AABFAC3" w14:textId="77777777" w:rsidR="0010709A" w:rsidRDefault="0010709A" w:rsidP="006F08AE"/>
    <w:p w14:paraId="774760AC" w14:textId="77777777" w:rsidR="0010709A" w:rsidRDefault="0010709A" w:rsidP="006F08AE"/>
    <w:p w14:paraId="2F020859" w14:textId="77777777" w:rsidR="0010709A" w:rsidRDefault="0010709A" w:rsidP="006F08AE"/>
    <w:p w14:paraId="36374D2B" w14:textId="77777777" w:rsidR="0010709A" w:rsidRDefault="0010709A" w:rsidP="006F08AE"/>
    <w:p w14:paraId="23F21249" w14:textId="77777777" w:rsidR="0010709A" w:rsidRDefault="0010709A" w:rsidP="006F08AE"/>
    <w:p w14:paraId="21B0BC37" w14:textId="3ECC86B8" w:rsidR="009C4334" w:rsidRPr="009C4334" w:rsidRDefault="009C4334" w:rsidP="009C4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3.6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C</w:t>
      </w:r>
      <w:r w:rsidRPr="009C4334">
        <w:rPr>
          <w:rFonts w:ascii="Times New Roman" w:eastAsia="Times New Roman" w:hAnsi="Times New Roman" w:cs="Times New Roman"/>
          <w:sz w:val="28"/>
          <w:szCs w:val="28"/>
          <w:u w:val="single"/>
        </w:rPr>
        <w:t>onstraints.xdc</w:t>
      </w:r>
      <w:proofErr w:type="spellEnd"/>
    </w:p>
    <w:p w14:paraId="1D3CB5EA" w14:textId="3F1D7D81" w:rsidR="00B220D3" w:rsidRDefault="009C4334" w:rsidP="009C4334">
      <w:pPr>
        <w:jc w:val="center"/>
      </w:pPr>
      <w:r w:rsidRPr="009C4334">
        <w:rPr>
          <w:noProof/>
        </w:rPr>
        <w:drawing>
          <wp:inline distT="0" distB="0" distL="0" distR="0" wp14:anchorId="45680D21" wp14:editId="30DCF592">
            <wp:extent cx="4021667" cy="956247"/>
            <wp:effectExtent l="0" t="0" r="0" b="0"/>
            <wp:docPr id="1452990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907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9861" cy="96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81AD" w14:textId="3A8F1D27" w:rsidR="009C4334" w:rsidRDefault="009C4334" w:rsidP="009C4334">
      <w:pPr>
        <w:tabs>
          <w:tab w:val="left" w:pos="2824"/>
        </w:tabs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Imaginea</w:t>
      </w:r>
      <w:proofErr w:type="spellEnd"/>
      <w:r>
        <w:rPr>
          <w:rFonts w:ascii="Times New Roman" w:hAnsi="Times New Roman" w:cs="Times New Roman"/>
        </w:rPr>
        <w:t xml:space="preserve"> 3</w:t>
      </w:r>
      <w:r w:rsidRPr="008263E8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Fișier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constrângeri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Vivado</w:t>
      </w:r>
      <w:proofErr w:type="spellEnd"/>
    </w:p>
    <w:p w14:paraId="672411F4" w14:textId="77777777" w:rsidR="00B220D3" w:rsidRDefault="00B220D3" w:rsidP="00B220D3"/>
    <w:p w14:paraId="4F9516FE" w14:textId="77777777" w:rsidR="0010709A" w:rsidRPr="0010709A" w:rsidRDefault="0010709A" w:rsidP="0010709A">
      <w:pPr>
        <w:pStyle w:val="NormalWeb"/>
      </w:pPr>
      <w:proofErr w:type="spellStart"/>
      <w:r w:rsidRPr="0010709A">
        <w:t>Acest</w:t>
      </w:r>
      <w:proofErr w:type="spellEnd"/>
      <w:r w:rsidRPr="0010709A">
        <w:t xml:space="preserve"> </w:t>
      </w:r>
      <w:proofErr w:type="spellStart"/>
      <w:r w:rsidRPr="0010709A">
        <w:t>fișier</w:t>
      </w:r>
      <w:proofErr w:type="spellEnd"/>
      <w:r w:rsidRPr="0010709A">
        <w:t xml:space="preserve"> </w:t>
      </w:r>
      <w:proofErr w:type="spellStart"/>
      <w:r w:rsidRPr="0010709A">
        <w:t>conține</w:t>
      </w:r>
      <w:proofErr w:type="spellEnd"/>
      <w:r w:rsidRPr="0010709A">
        <w:t xml:space="preserve"> </w:t>
      </w:r>
      <w:proofErr w:type="spellStart"/>
      <w:r w:rsidRPr="0010709A">
        <w:rPr>
          <w:rStyle w:val="Strong"/>
          <w:b w:val="0"/>
          <w:bCs w:val="0"/>
        </w:rPr>
        <w:t>asocierile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fizice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dintre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semnalele</w:t>
      </w:r>
      <w:proofErr w:type="spellEnd"/>
      <w:r w:rsidRPr="0010709A">
        <w:rPr>
          <w:rStyle w:val="Strong"/>
          <w:b w:val="0"/>
          <w:bCs w:val="0"/>
        </w:rPr>
        <w:t xml:space="preserve"> din VHDL </w:t>
      </w:r>
      <w:proofErr w:type="spellStart"/>
      <w:r w:rsidRPr="0010709A">
        <w:rPr>
          <w:rStyle w:val="Strong"/>
          <w:b w:val="0"/>
          <w:bCs w:val="0"/>
        </w:rPr>
        <w:t>și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pinii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plăcii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Basys</w:t>
      </w:r>
      <w:proofErr w:type="spellEnd"/>
      <w:r w:rsidRPr="0010709A">
        <w:rPr>
          <w:rStyle w:val="Strong"/>
          <w:b w:val="0"/>
          <w:bCs w:val="0"/>
        </w:rPr>
        <w:t xml:space="preserve"> 3</w:t>
      </w:r>
      <w:r w:rsidRPr="0010709A">
        <w:t xml:space="preserve">. Este </w:t>
      </w:r>
      <w:proofErr w:type="spellStart"/>
      <w:r w:rsidRPr="0010709A">
        <w:t>esențial</w:t>
      </w:r>
      <w:proofErr w:type="spellEnd"/>
      <w:r w:rsidRPr="0010709A">
        <w:t xml:space="preserve"> </w:t>
      </w:r>
      <w:proofErr w:type="spellStart"/>
      <w:r w:rsidRPr="0010709A">
        <w:t>pentru</w:t>
      </w:r>
      <w:proofErr w:type="spellEnd"/>
      <w:r w:rsidRPr="0010709A">
        <w:t xml:space="preserve"> </w:t>
      </w:r>
      <w:proofErr w:type="spellStart"/>
      <w:r w:rsidRPr="0010709A">
        <w:t>funcționarea</w:t>
      </w:r>
      <w:proofErr w:type="spellEnd"/>
      <w:r w:rsidRPr="0010709A">
        <w:t xml:space="preserve"> </w:t>
      </w:r>
      <w:proofErr w:type="spellStart"/>
      <w:r w:rsidRPr="0010709A">
        <w:t>corectă</w:t>
      </w:r>
      <w:proofErr w:type="spellEnd"/>
      <w:r w:rsidRPr="0010709A">
        <w:t xml:space="preserve"> a </w:t>
      </w:r>
      <w:proofErr w:type="spellStart"/>
      <w:r w:rsidRPr="0010709A">
        <w:t>proiectului</w:t>
      </w:r>
      <w:proofErr w:type="spellEnd"/>
      <w:r w:rsidRPr="0010709A">
        <w:t xml:space="preserve"> </w:t>
      </w:r>
      <w:proofErr w:type="spellStart"/>
      <w:r w:rsidRPr="0010709A">
        <w:t>în</w:t>
      </w:r>
      <w:proofErr w:type="spellEnd"/>
      <w:r w:rsidRPr="0010709A">
        <w:t xml:space="preserve"> hardware.</w:t>
      </w:r>
    </w:p>
    <w:p w14:paraId="259FE185" w14:textId="77777777" w:rsidR="0010709A" w:rsidRPr="0010709A" w:rsidRDefault="0010709A" w:rsidP="0010709A">
      <w:pPr>
        <w:pStyle w:val="NormalWeb"/>
      </w:pPr>
      <w:r w:rsidRPr="0010709A">
        <w:t>Include:</w:t>
      </w:r>
    </w:p>
    <w:p w14:paraId="019B7D98" w14:textId="77777777" w:rsidR="0010709A" w:rsidRPr="0010709A" w:rsidRDefault="0010709A" w:rsidP="0010709A">
      <w:pPr>
        <w:pStyle w:val="NormalWeb"/>
        <w:numPr>
          <w:ilvl w:val="0"/>
          <w:numId w:val="20"/>
        </w:numPr>
      </w:pPr>
      <w:proofErr w:type="spellStart"/>
      <w:r w:rsidRPr="0010709A">
        <w:rPr>
          <w:rStyle w:val="Strong"/>
          <w:b w:val="0"/>
          <w:bCs w:val="0"/>
        </w:rPr>
        <w:t>maparea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ceasului</w:t>
      </w:r>
      <w:proofErr w:type="spellEnd"/>
      <w:r w:rsidRPr="0010709A">
        <w:rPr>
          <w:rStyle w:val="Strong"/>
          <w:b w:val="0"/>
          <w:bCs w:val="0"/>
        </w:rPr>
        <w:t xml:space="preserve"> principal</w:t>
      </w:r>
      <w:r w:rsidRPr="0010709A">
        <w:t xml:space="preserve"> (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CLK</w:t>
      </w:r>
      <w:r w:rsidRPr="0010709A">
        <w:t xml:space="preserve">) pe </w:t>
      </w:r>
      <w:proofErr w:type="spellStart"/>
      <w:r w:rsidRPr="0010709A">
        <w:t>pinul</w:t>
      </w:r>
      <w:proofErr w:type="spellEnd"/>
      <w:r w:rsidRPr="0010709A">
        <w:t xml:space="preserve"> 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W5</w:t>
      </w:r>
      <w:r w:rsidRPr="0010709A">
        <w:t>,</w:t>
      </w:r>
    </w:p>
    <w:p w14:paraId="452DCE44" w14:textId="77777777" w:rsidR="0010709A" w:rsidRPr="0010709A" w:rsidRDefault="0010709A" w:rsidP="0010709A">
      <w:pPr>
        <w:pStyle w:val="NormalWeb"/>
        <w:numPr>
          <w:ilvl w:val="0"/>
          <w:numId w:val="20"/>
        </w:numPr>
      </w:pPr>
      <w:proofErr w:type="spellStart"/>
      <w:r w:rsidRPr="0010709A">
        <w:rPr>
          <w:rStyle w:val="Strong"/>
          <w:b w:val="0"/>
          <w:bCs w:val="0"/>
        </w:rPr>
        <w:t>asocierea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butoanelor</w:t>
      </w:r>
      <w:proofErr w:type="spellEnd"/>
      <w:r w:rsidRPr="0010709A">
        <w:t xml:space="preserve"> </w:t>
      </w:r>
      <w:proofErr w:type="spellStart"/>
      <w:r w:rsidRPr="0010709A">
        <w:t>fizice</w:t>
      </w:r>
      <w:proofErr w:type="spellEnd"/>
      <w:r w:rsidRPr="0010709A">
        <w:t xml:space="preserve"> (BTNR, BTNC, etc.) cu </w:t>
      </w:r>
      <w:proofErr w:type="spellStart"/>
      <w:r w:rsidRPr="0010709A">
        <w:t>semnalele</w:t>
      </w:r>
      <w:proofErr w:type="spellEnd"/>
      <w:r w:rsidRPr="0010709A">
        <w:t xml:space="preserve"> 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S1</w:t>
      </w:r>
      <w:r w:rsidRPr="0010709A">
        <w:t xml:space="preserve">, 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S2</w:t>
      </w:r>
      <w:r w:rsidRPr="0010709A">
        <w:t xml:space="preserve">, 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RST</w:t>
      </w:r>
      <w:r w:rsidRPr="0010709A">
        <w:t xml:space="preserve">, 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S3</w:t>
      </w:r>
      <w:r w:rsidRPr="0010709A">
        <w:t xml:space="preserve">, 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S4</w:t>
      </w:r>
      <w:r w:rsidRPr="0010709A">
        <w:t>,</w:t>
      </w:r>
    </w:p>
    <w:p w14:paraId="094EDA54" w14:textId="77777777" w:rsidR="0010709A" w:rsidRPr="0010709A" w:rsidRDefault="0010709A" w:rsidP="0010709A">
      <w:pPr>
        <w:pStyle w:val="NormalWeb"/>
        <w:numPr>
          <w:ilvl w:val="0"/>
          <w:numId w:val="20"/>
        </w:numPr>
      </w:pPr>
      <w:proofErr w:type="spellStart"/>
      <w:r w:rsidRPr="0010709A">
        <w:rPr>
          <w:rStyle w:val="Strong"/>
          <w:b w:val="0"/>
          <w:bCs w:val="0"/>
        </w:rPr>
        <w:t>asocierea</w:t>
      </w:r>
      <w:proofErr w:type="spellEnd"/>
      <w:r w:rsidRPr="0010709A">
        <w:rPr>
          <w:rStyle w:val="Strong"/>
          <w:b w:val="0"/>
          <w:bCs w:val="0"/>
        </w:rPr>
        <w:t xml:space="preserve"> </w:t>
      </w:r>
      <w:proofErr w:type="spellStart"/>
      <w:r w:rsidRPr="0010709A">
        <w:rPr>
          <w:rStyle w:val="Strong"/>
          <w:b w:val="0"/>
          <w:bCs w:val="0"/>
        </w:rPr>
        <w:t>pinilor</w:t>
      </w:r>
      <w:proofErr w:type="spellEnd"/>
      <w:r w:rsidRPr="0010709A">
        <w:rPr>
          <w:rStyle w:val="Strong"/>
          <w:b w:val="0"/>
          <w:bCs w:val="0"/>
        </w:rPr>
        <w:t xml:space="preserve"> de </w:t>
      </w:r>
      <w:proofErr w:type="spellStart"/>
      <w:r w:rsidRPr="0010709A">
        <w:rPr>
          <w:rStyle w:val="Strong"/>
          <w:b w:val="0"/>
          <w:bCs w:val="0"/>
        </w:rPr>
        <w:t>afișaj</w:t>
      </w:r>
      <w:proofErr w:type="spellEnd"/>
      <w:r w:rsidRPr="0010709A">
        <w:rPr>
          <w:rStyle w:val="Strong"/>
          <w:b w:val="0"/>
          <w:bCs w:val="0"/>
        </w:rPr>
        <w:t xml:space="preserve"> 7-segmente</w:t>
      </w:r>
      <w:r w:rsidRPr="0010709A">
        <w:t xml:space="preserve"> (</w:t>
      </w:r>
      <w:proofErr w:type="gramStart"/>
      <w:r w:rsidRPr="0010709A">
        <w:rPr>
          <w:rStyle w:val="HTMLCode"/>
          <w:rFonts w:ascii="Times New Roman" w:hAnsi="Times New Roman" w:cs="Times New Roman"/>
          <w:sz w:val="24"/>
          <w:szCs w:val="24"/>
        </w:rPr>
        <w:t>segments[</w:t>
      </w:r>
      <w:proofErr w:type="gramEnd"/>
      <w:r w:rsidRPr="0010709A">
        <w:rPr>
          <w:rStyle w:val="HTMLCode"/>
          <w:rFonts w:ascii="Times New Roman" w:hAnsi="Times New Roman" w:cs="Times New Roman"/>
          <w:sz w:val="24"/>
          <w:szCs w:val="24"/>
        </w:rPr>
        <w:t>6:0]</w:t>
      </w:r>
      <w:r w:rsidRPr="0010709A">
        <w:t xml:space="preserve">, </w:t>
      </w:r>
      <w:r w:rsidRPr="0010709A">
        <w:rPr>
          <w:rStyle w:val="HTMLCode"/>
          <w:rFonts w:ascii="Times New Roman" w:hAnsi="Times New Roman" w:cs="Times New Roman"/>
          <w:sz w:val="24"/>
          <w:szCs w:val="24"/>
        </w:rPr>
        <w:t>DP</w:t>
      </w:r>
      <w:r w:rsidRPr="0010709A">
        <w:t xml:space="preserve">, </w:t>
      </w:r>
      <w:proofErr w:type="gramStart"/>
      <w:r w:rsidRPr="0010709A">
        <w:rPr>
          <w:rStyle w:val="HTMLCode"/>
          <w:rFonts w:ascii="Times New Roman" w:hAnsi="Times New Roman" w:cs="Times New Roman"/>
          <w:sz w:val="24"/>
          <w:szCs w:val="24"/>
        </w:rPr>
        <w:t>Anodes[</w:t>
      </w:r>
      <w:proofErr w:type="gramEnd"/>
      <w:r w:rsidRPr="0010709A">
        <w:rPr>
          <w:rStyle w:val="HTMLCode"/>
          <w:rFonts w:ascii="Times New Roman" w:hAnsi="Times New Roman" w:cs="Times New Roman"/>
          <w:sz w:val="24"/>
          <w:szCs w:val="24"/>
        </w:rPr>
        <w:t>3:0]</w:t>
      </w:r>
      <w:r w:rsidRPr="0010709A">
        <w:t>),</w:t>
      </w:r>
    </w:p>
    <w:p w14:paraId="311A7C5E" w14:textId="77777777" w:rsidR="0010709A" w:rsidRPr="0010709A" w:rsidRDefault="0010709A" w:rsidP="0010709A">
      <w:pPr>
        <w:pStyle w:val="NormalWeb"/>
        <w:numPr>
          <w:ilvl w:val="0"/>
          <w:numId w:val="20"/>
        </w:numPr>
      </w:pPr>
      <w:proofErr w:type="spellStart"/>
      <w:r w:rsidRPr="0010709A">
        <w:rPr>
          <w:rStyle w:val="Strong"/>
          <w:b w:val="0"/>
          <w:bCs w:val="0"/>
        </w:rPr>
        <w:t>alocarea</w:t>
      </w:r>
      <w:proofErr w:type="spellEnd"/>
      <w:r w:rsidRPr="0010709A">
        <w:rPr>
          <w:rStyle w:val="Strong"/>
          <w:b w:val="0"/>
          <w:bCs w:val="0"/>
        </w:rPr>
        <w:t xml:space="preserve"> LED-</w:t>
      </w:r>
      <w:proofErr w:type="spellStart"/>
      <w:r w:rsidRPr="0010709A">
        <w:rPr>
          <w:rStyle w:val="Strong"/>
          <w:b w:val="0"/>
          <w:bCs w:val="0"/>
        </w:rPr>
        <w:t>urilor</w:t>
      </w:r>
      <w:proofErr w:type="spellEnd"/>
      <w:r w:rsidRPr="0010709A">
        <w:t xml:space="preserve"> 0–9 </w:t>
      </w:r>
      <w:proofErr w:type="spellStart"/>
      <w:r w:rsidRPr="0010709A">
        <w:t>pentru</w:t>
      </w:r>
      <w:proofErr w:type="spellEnd"/>
      <w:r w:rsidRPr="0010709A">
        <w:t xml:space="preserve"> </w:t>
      </w:r>
      <w:proofErr w:type="spellStart"/>
      <w:r w:rsidRPr="0010709A">
        <w:t>afișarea</w:t>
      </w:r>
      <w:proofErr w:type="spellEnd"/>
      <w:r w:rsidRPr="0010709A">
        <w:t xml:space="preserve"> </w:t>
      </w:r>
      <w:proofErr w:type="spellStart"/>
      <w:r w:rsidRPr="0010709A">
        <w:t>scorului</w:t>
      </w:r>
      <w:proofErr w:type="spellEnd"/>
      <w:r w:rsidRPr="0010709A">
        <w:t xml:space="preserve"> (</w:t>
      </w:r>
      <w:proofErr w:type="gramStart"/>
      <w:r w:rsidRPr="0010709A">
        <w:rPr>
          <w:rStyle w:val="HTMLCode"/>
          <w:rFonts w:ascii="Times New Roman" w:hAnsi="Times New Roman" w:cs="Times New Roman"/>
          <w:sz w:val="24"/>
          <w:szCs w:val="24"/>
        </w:rPr>
        <w:t>LED[</w:t>
      </w:r>
      <w:proofErr w:type="gramEnd"/>
      <w:r w:rsidRPr="0010709A">
        <w:rPr>
          <w:rStyle w:val="HTMLCode"/>
          <w:rFonts w:ascii="Times New Roman" w:hAnsi="Times New Roman" w:cs="Times New Roman"/>
          <w:sz w:val="24"/>
          <w:szCs w:val="24"/>
        </w:rPr>
        <w:t>0:9]</w:t>
      </w:r>
      <w:r w:rsidRPr="0010709A">
        <w:t>).</w:t>
      </w:r>
    </w:p>
    <w:p w14:paraId="203F323B" w14:textId="77777777" w:rsidR="00B220D3" w:rsidRPr="00B220D3" w:rsidRDefault="00B220D3" w:rsidP="00B220D3"/>
    <w:p w14:paraId="21D1EAD1" w14:textId="77777777" w:rsidR="00CC256B" w:rsidRDefault="00CC256B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01FFD754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10D615D2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7BF26D0F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4F567B05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5E2E736F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2FA13A55" w14:textId="746AC074" w:rsidR="0010709A" w:rsidRDefault="007B064C" w:rsidP="0010709A">
      <w:pPr>
        <w:pStyle w:val="Title"/>
        <w:numPr>
          <w:ilvl w:val="0"/>
          <w:numId w:val="12"/>
        </w:numPr>
        <w:jc w:val="center"/>
        <w:rPr>
          <w:rFonts w:cs="Times New Roman"/>
          <w:sz w:val="44"/>
          <w:szCs w:val="44"/>
        </w:rPr>
      </w:pPr>
      <w:r w:rsidRPr="0010709A">
        <w:rPr>
          <w:rFonts w:cs="Times New Roman"/>
          <w:sz w:val="44"/>
          <w:szCs w:val="44"/>
        </w:rPr>
        <w:lastRenderedPageBreak/>
        <w:t>Mini manual</w:t>
      </w:r>
      <w:r w:rsidR="0010709A" w:rsidRPr="0010709A">
        <w:rPr>
          <w:rFonts w:cs="Times New Roman"/>
          <w:sz w:val="44"/>
          <w:szCs w:val="44"/>
        </w:rPr>
        <w:t xml:space="preserve"> de </w:t>
      </w:r>
      <w:proofErr w:type="spellStart"/>
      <w:r w:rsidR="0010709A" w:rsidRPr="0010709A">
        <w:rPr>
          <w:rFonts w:cs="Times New Roman"/>
          <w:sz w:val="44"/>
          <w:szCs w:val="44"/>
        </w:rPr>
        <w:t>utilizare</w:t>
      </w:r>
      <w:proofErr w:type="spellEnd"/>
    </w:p>
    <w:p w14:paraId="6EBB1F7A" w14:textId="77777777" w:rsidR="0010709A" w:rsidRPr="00396C65" w:rsidRDefault="0010709A" w:rsidP="0010709A">
      <w:pPr>
        <w:rPr>
          <w:sz w:val="8"/>
          <w:szCs w:val="8"/>
        </w:rPr>
      </w:pPr>
    </w:p>
    <w:p w14:paraId="0BE18999" w14:textId="35AF3874" w:rsidR="0010709A" w:rsidRDefault="0010709A" w:rsidP="0010709A">
      <w:pPr>
        <w:tabs>
          <w:tab w:val="left" w:pos="2824"/>
        </w:tabs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10709A">
        <w:rPr>
          <w:rFonts w:ascii="Times New Roman" w:hAnsi="Times New Roman" w:cs="Times New Roman"/>
          <w:b/>
          <w:bCs/>
          <w:noProof/>
          <w:sz w:val="60"/>
          <w:szCs w:val="60"/>
        </w:rPr>
        <w:drawing>
          <wp:inline distT="0" distB="0" distL="0" distR="0" wp14:anchorId="1E157C01" wp14:editId="0F166DD5">
            <wp:extent cx="3598629" cy="2159000"/>
            <wp:effectExtent l="0" t="0" r="1905" b="0"/>
            <wp:docPr id="1032313384" name="Picture 1" descr="A blue circuit board with yellow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3384" name="Picture 1" descr="A blue circuit board with yellow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636" cy="217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F156" w14:textId="3C3B363C" w:rsidR="0010709A" w:rsidRDefault="0010709A" w:rsidP="0010709A">
      <w:pPr>
        <w:tabs>
          <w:tab w:val="left" w:pos="2824"/>
        </w:tabs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Imaginea</w:t>
      </w:r>
      <w:proofErr w:type="spellEnd"/>
      <w:r>
        <w:rPr>
          <w:rFonts w:ascii="Times New Roman" w:hAnsi="Times New Roman" w:cs="Times New Roman"/>
        </w:rPr>
        <w:t xml:space="preserve"> 4</w:t>
      </w:r>
      <w:r w:rsidRPr="008263E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FPGA board with callouts</w:t>
      </w:r>
    </w:p>
    <w:p w14:paraId="50C3A0BB" w14:textId="77777777" w:rsidR="0010709A" w:rsidRPr="00396C65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W w:w="947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8754"/>
      </w:tblGrid>
      <w:tr w:rsidR="0010709A" w:rsidRPr="0010709A" w14:paraId="7F0D3749" w14:textId="77777777" w:rsidTr="00396C65">
        <w:trPr>
          <w:trHeight w:val="408"/>
          <w:tblHeader/>
          <w:tblCellSpacing w:w="15" w:type="dxa"/>
          <w:jc w:val="center"/>
        </w:trPr>
        <w:tc>
          <w:tcPr>
            <w:tcW w:w="675" w:type="dxa"/>
            <w:vAlign w:val="center"/>
            <w:hideMark/>
          </w:tcPr>
          <w:p w14:paraId="1B08CD86" w14:textId="77777777" w:rsidR="0010709A" w:rsidRPr="0010709A" w:rsidRDefault="0010709A" w:rsidP="00107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</w:t>
            </w:r>
          </w:p>
        </w:tc>
        <w:tc>
          <w:tcPr>
            <w:tcW w:w="8709" w:type="dxa"/>
            <w:vAlign w:val="center"/>
            <w:hideMark/>
          </w:tcPr>
          <w:p w14:paraId="3BC13B50" w14:textId="09DAC771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Acțiune</w:t>
            </w:r>
            <w:proofErr w:type="spellEnd"/>
          </w:p>
        </w:tc>
      </w:tr>
      <w:tr w:rsidR="0010709A" w:rsidRPr="0010709A" w14:paraId="40ACE9BA" w14:textId="77777777" w:rsidTr="00396C65">
        <w:trPr>
          <w:trHeight w:val="408"/>
          <w:tblHeader/>
          <w:tblCellSpacing w:w="15" w:type="dxa"/>
          <w:jc w:val="center"/>
        </w:trPr>
        <w:tc>
          <w:tcPr>
            <w:tcW w:w="675" w:type="dxa"/>
            <w:vAlign w:val="center"/>
          </w:tcPr>
          <w:p w14:paraId="0D9C3BDA" w14:textId="77777777" w:rsidR="0010709A" w:rsidRPr="0010709A" w:rsidRDefault="0010709A" w:rsidP="00107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09" w:type="dxa"/>
            <w:vAlign w:val="center"/>
          </w:tcPr>
          <w:p w14:paraId="3DB0BF6F" w14:textId="77777777" w:rsidR="0010709A" w:rsidRPr="0010709A" w:rsidRDefault="0010709A" w:rsidP="00107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09A" w:rsidRPr="0010709A" w14:paraId="1E52D972" w14:textId="77777777" w:rsidTr="00396C65">
        <w:trPr>
          <w:trHeight w:val="428"/>
          <w:tblCellSpacing w:w="15" w:type="dxa"/>
          <w:jc w:val="center"/>
        </w:trPr>
        <w:tc>
          <w:tcPr>
            <w:tcW w:w="675" w:type="dxa"/>
            <w:vAlign w:val="center"/>
            <w:hideMark/>
          </w:tcPr>
          <w:p w14:paraId="390EF9CF" w14:textId="707C7036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09" w:type="dxa"/>
            <w:vAlign w:val="center"/>
            <w:hideMark/>
          </w:tcPr>
          <w:p w14:paraId="0E9251A5" w14:textId="136EBF11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Conectează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placa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Basys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la PC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folosind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portul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USB (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poziția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13)</w:t>
            </w:r>
          </w:p>
        </w:tc>
      </w:tr>
      <w:tr w:rsidR="0010709A" w:rsidRPr="0010709A" w14:paraId="07C0050F" w14:textId="77777777" w:rsidTr="00396C65">
        <w:trPr>
          <w:trHeight w:val="408"/>
          <w:tblCellSpacing w:w="15" w:type="dxa"/>
          <w:jc w:val="center"/>
        </w:trPr>
        <w:tc>
          <w:tcPr>
            <w:tcW w:w="675" w:type="dxa"/>
            <w:vAlign w:val="center"/>
            <w:hideMark/>
          </w:tcPr>
          <w:p w14:paraId="6B6CAE39" w14:textId="31C010CB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09" w:type="dxa"/>
            <w:vAlign w:val="center"/>
            <w:hideMark/>
          </w:tcPr>
          <w:p w14:paraId="4364A94F" w14:textId="393FEF7F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Selectează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sursa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alimentare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poziția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pornește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placa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0709A" w:rsidRPr="0010709A" w14:paraId="70EA8AC2" w14:textId="77777777" w:rsidTr="00396C65">
        <w:trPr>
          <w:trHeight w:val="428"/>
          <w:tblCellSpacing w:w="15" w:type="dxa"/>
          <w:jc w:val="center"/>
        </w:trPr>
        <w:tc>
          <w:tcPr>
            <w:tcW w:w="675" w:type="dxa"/>
            <w:vAlign w:val="center"/>
            <w:hideMark/>
          </w:tcPr>
          <w:p w14:paraId="6C8EBD41" w14:textId="3A1B4CEE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09" w:type="dxa"/>
            <w:vAlign w:val="center"/>
            <w:hideMark/>
          </w:tcPr>
          <w:p w14:paraId="3AFF5848" w14:textId="26AAC553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Încarcă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fișierul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0709A">
              <w:rPr>
                <w:rFonts w:ascii="Courier New" w:eastAsia="Times New Roman" w:hAnsi="Courier New" w:cs="Courier New"/>
                <w:sz w:val="20"/>
                <w:szCs w:val="20"/>
              </w:rPr>
              <w:t>.bit</w:t>
            </w:r>
            <w:proofErr w:type="gram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generat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Vivado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prin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interfața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JTAG (13)</w:t>
            </w:r>
          </w:p>
        </w:tc>
      </w:tr>
      <w:tr w:rsidR="0010709A" w:rsidRPr="0010709A" w14:paraId="653E7104" w14:textId="77777777" w:rsidTr="00396C65">
        <w:trPr>
          <w:trHeight w:val="408"/>
          <w:tblCellSpacing w:w="15" w:type="dxa"/>
          <w:jc w:val="center"/>
        </w:trPr>
        <w:tc>
          <w:tcPr>
            <w:tcW w:w="675" w:type="dxa"/>
            <w:vAlign w:val="center"/>
            <w:hideMark/>
          </w:tcPr>
          <w:p w14:paraId="70DA350D" w14:textId="6A8E05EE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09" w:type="dxa"/>
            <w:vAlign w:val="center"/>
            <w:hideMark/>
          </w:tcPr>
          <w:p w14:paraId="7E32283C" w14:textId="1C84ED8E" w:rsidR="0010709A" w:rsidRPr="0010709A" w:rsidRDefault="0010709A" w:rsidP="00107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Verifică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aprinderea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LED-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ului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„Power Good” (</w:t>
            </w:r>
            <w:proofErr w:type="spellStart"/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poziția</w:t>
            </w:r>
            <w:proofErr w:type="spellEnd"/>
            <w:r w:rsidRPr="001070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  <w:r w:rsidRPr="001070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F5D918B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EBE6A" w14:textId="3B64D91F" w:rsidR="00396C65" w:rsidRPr="00396C65" w:rsidRDefault="00396C65" w:rsidP="00396C65">
      <w:pPr>
        <w:pStyle w:val="ListParagraph"/>
        <w:numPr>
          <w:ilvl w:val="0"/>
          <w:numId w:val="21"/>
        </w:num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6C65">
        <w:rPr>
          <w:rFonts w:ascii="Times New Roman" w:hAnsi="Times New Roman" w:cs="Times New Roman"/>
          <w:b/>
          <w:bCs/>
          <w:sz w:val="28"/>
          <w:szCs w:val="28"/>
        </w:rPr>
        <w:t>Controlul</w:t>
      </w:r>
      <w:proofErr w:type="spellEnd"/>
      <w:r w:rsidRPr="00396C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C65">
        <w:rPr>
          <w:rFonts w:ascii="Times New Roman" w:hAnsi="Times New Roman" w:cs="Times New Roman"/>
          <w:b/>
          <w:bCs/>
          <w:sz w:val="28"/>
          <w:szCs w:val="28"/>
        </w:rPr>
        <w:t>prin</w:t>
      </w:r>
      <w:proofErr w:type="spellEnd"/>
      <w:r w:rsidRPr="00396C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C65">
        <w:rPr>
          <w:rFonts w:ascii="Times New Roman" w:hAnsi="Times New Roman" w:cs="Times New Roman"/>
          <w:b/>
          <w:bCs/>
          <w:sz w:val="28"/>
          <w:szCs w:val="28"/>
        </w:rPr>
        <w:t>butoane</w:t>
      </w:r>
      <w:proofErr w:type="spellEnd"/>
      <w:r w:rsidRPr="00396C65">
        <w:rPr>
          <w:rFonts w:ascii="Times New Roman" w:hAnsi="Times New Roman" w:cs="Times New Roman"/>
          <w:b/>
          <w:bCs/>
          <w:sz w:val="28"/>
          <w:szCs w:val="28"/>
        </w:rPr>
        <w:t xml:space="preserve"> (Pushbuttons – </w:t>
      </w:r>
      <w:proofErr w:type="spellStart"/>
      <w:r w:rsidRPr="00396C65">
        <w:rPr>
          <w:rFonts w:ascii="Times New Roman" w:hAnsi="Times New Roman" w:cs="Times New Roman"/>
          <w:b/>
          <w:bCs/>
          <w:sz w:val="28"/>
          <w:szCs w:val="28"/>
        </w:rPr>
        <w:t>poziția</w:t>
      </w:r>
      <w:proofErr w:type="spellEnd"/>
      <w:r w:rsidRPr="00396C65">
        <w:rPr>
          <w:rFonts w:ascii="Times New Roman" w:hAnsi="Times New Roman" w:cs="Times New Roman"/>
          <w:b/>
          <w:bCs/>
          <w:sz w:val="28"/>
          <w:szCs w:val="28"/>
        </w:rPr>
        <w:t xml:space="preserve"> 7):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760"/>
        <w:gridCol w:w="2280"/>
        <w:gridCol w:w="4827"/>
      </w:tblGrid>
      <w:tr w:rsidR="00396C65" w:rsidRPr="00396C65" w14:paraId="2CA6FF5A" w14:textId="77777777" w:rsidTr="00396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BFF95" w14:textId="77777777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Buton</w:t>
            </w:r>
          </w:p>
        </w:tc>
        <w:tc>
          <w:tcPr>
            <w:tcW w:w="0" w:type="auto"/>
            <w:vAlign w:val="center"/>
            <w:hideMark/>
          </w:tcPr>
          <w:p w14:paraId="0A990220" w14:textId="104430E1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Poziție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pe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placă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33701" w14:textId="207FC8C5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Semnal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în cod VHDL</w:t>
            </w:r>
          </w:p>
        </w:tc>
        <w:tc>
          <w:tcPr>
            <w:tcW w:w="0" w:type="auto"/>
            <w:vAlign w:val="center"/>
            <w:hideMark/>
          </w:tcPr>
          <w:p w14:paraId="4F91EFBD" w14:textId="74F91F03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Funcționalitate</w:t>
            </w:r>
            <w:proofErr w:type="spellEnd"/>
          </w:p>
        </w:tc>
      </w:tr>
      <w:tr w:rsidR="00396C65" w:rsidRPr="00396C65" w14:paraId="6FD1B86E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EE36F" w14:textId="77777777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BTNR</w:t>
            </w:r>
          </w:p>
        </w:tc>
        <w:tc>
          <w:tcPr>
            <w:tcW w:w="0" w:type="auto"/>
            <w:vAlign w:val="center"/>
            <w:hideMark/>
          </w:tcPr>
          <w:p w14:paraId="7387D497" w14:textId="2313F478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7 (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dreapta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F398B2" w14:textId="75A6B1C7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835B79C" w14:textId="1B63FE5C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Start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cronometru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începe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măsurarea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timpului</w:t>
            </w:r>
            <w:proofErr w:type="spellEnd"/>
          </w:p>
        </w:tc>
      </w:tr>
      <w:tr w:rsidR="00396C65" w:rsidRPr="00396C65" w14:paraId="10B7B4D7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9D4F37" w14:textId="77777777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BTNC</w:t>
            </w:r>
          </w:p>
        </w:tc>
        <w:tc>
          <w:tcPr>
            <w:tcW w:w="0" w:type="auto"/>
            <w:vAlign w:val="center"/>
            <w:hideMark/>
          </w:tcPr>
          <w:p w14:paraId="3CF4E98A" w14:textId="4F965312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7 (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centru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B036F1" w14:textId="30BA5E65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5386CED" w14:textId="6621C36C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Stop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cronometru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oprește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calculează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scorul</w:t>
            </w:r>
            <w:proofErr w:type="spellEnd"/>
          </w:p>
        </w:tc>
      </w:tr>
      <w:tr w:rsidR="00396C65" w:rsidRPr="00396C65" w14:paraId="2EB80E20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A14F94" w14:textId="77777777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BTNL</w:t>
            </w:r>
          </w:p>
        </w:tc>
        <w:tc>
          <w:tcPr>
            <w:tcW w:w="0" w:type="auto"/>
            <w:vAlign w:val="center"/>
            <w:hideMark/>
          </w:tcPr>
          <w:p w14:paraId="3176D8CD" w14:textId="54FDAB36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7 (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stânga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680A03" w14:textId="78C414AA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2D54F141" w14:textId="3852E252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Reset –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șterge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tot: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timp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curent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, best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worst</w:t>
            </w:r>
          </w:p>
        </w:tc>
      </w:tr>
      <w:tr w:rsidR="00396C65" w:rsidRPr="00396C65" w14:paraId="4C690247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2AE59" w14:textId="77777777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BTNU</w:t>
            </w:r>
          </w:p>
        </w:tc>
        <w:tc>
          <w:tcPr>
            <w:tcW w:w="0" w:type="auto"/>
            <w:vAlign w:val="center"/>
            <w:hideMark/>
          </w:tcPr>
          <w:p w14:paraId="0FE78C8A" w14:textId="229E1002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7 (sus)</w:t>
            </w:r>
          </w:p>
        </w:tc>
        <w:tc>
          <w:tcPr>
            <w:tcW w:w="0" w:type="auto"/>
            <w:vAlign w:val="center"/>
            <w:hideMark/>
          </w:tcPr>
          <w:p w14:paraId="41073571" w14:textId="0C30FD2C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C9A0971" w14:textId="5EC146B1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Afișează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timpul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minim (Best) pe 7-segmente</w:t>
            </w:r>
          </w:p>
        </w:tc>
      </w:tr>
      <w:tr w:rsidR="00396C65" w:rsidRPr="00396C65" w14:paraId="1C6E723D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89298B" w14:textId="77777777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BTND</w:t>
            </w:r>
          </w:p>
        </w:tc>
        <w:tc>
          <w:tcPr>
            <w:tcW w:w="0" w:type="auto"/>
            <w:vAlign w:val="center"/>
            <w:hideMark/>
          </w:tcPr>
          <w:p w14:paraId="700BABD6" w14:textId="24D8EAF4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7 (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jos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CC11C7" w14:textId="2306777C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1D2BB76" w14:textId="37C1EB83" w:rsidR="00396C65" w:rsidRPr="00396C65" w:rsidRDefault="00396C65" w:rsidP="00396C65">
            <w:pPr>
              <w:tabs>
                <w:tab w:val="left" w:pos="282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Afișează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>timpul</w:t>
            </w:r>
            <w:proofErr w:type="spellEnd"/>
            <w:r w:rsidRPr="00396C65">
              <w:rPr>
                <w:rFonts w:ascii="Times New Roman" w:hAnsi="Times New Roman" w:cs="Times New Roman"/>
                <w:sz w:val="24"/>
                <w:szCs w:val="24"/>
              </w:rPr>
              <w:t xml:space="preserve"> maxim (Worst) pe 7-segmente</w:t>
            </w:r>
          </w:p>
        </w:tc>
      </w:tr>
    </w:tbl>
    <w:p w14:paraId="7A09BFC6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1C0A4D04" w14:textId="77777777" w:rsidR="00396C65" w:rsidRPr="00396C65" w:rsidRDefault="00396C65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BE1DE" w14:textId="09DA89F4" w:rsidR="00396C65" w:rsidRPr="00396C65" w:rsidRDefault="00396C65" w:rsidP="00396C6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Afișaj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7-segmente (</w:t>
      </w: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poziția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4788"/>
      </w:tblGrid>
      <w:tr w:rsidR="00396C65" w:rsidRPr="00396C65" w14:paraId="29F3331B" w14:textId="77777777" w:rsidTr="00396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54ED40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 de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funcționare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E5D6E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Ce se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afișează</w:t>
            </w:r>
            <w:proofErr w:type="spellEnd"/>
          </w:p>
        </w:tc>
      </w:tr>
      <w:tr w:rsidR="00396C65" w:rsidRPr="00396C65" w14:paraId="14BCE48F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FC6D18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Cronometru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activ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(S1=1)</w:t>
            </w:r>
          </w:p>
        </w:tc>
        <w:tc>
          <w:tcPr>
            <w:tcW w:w="0" w:type="auto"/>
            <w:vAlign w:val="center"/>
            <w:hideMark/>
          </w:tcPr>
          <w:p w14:paraId="7BF22D32" w14:textId="6AC88D76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Timpul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măsurat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în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milisecunde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(0000–9999)</w:t>
            </w:r>
          </w:p>
        </w:tc>
      </w:tr>
      <w:tr w:rsidR="00396C65" w:rsidRPr="00396C65" w14:paraId="63566E03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98EC23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BTNU (S3)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apăsat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7B84E" w14:textId="1A6632D4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Timpul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 (cel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mai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bun)</w:t>
            </w:r>
          </w:p>
        </w:tc>
      </w:tr>
      <w:tr w:rsidR="00396C65" w:rsidRPr="00396C65" w14:paraId="53C0CE84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C75597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BTND (S4)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apăsat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B35EE" w14:textId="1049E16C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Timpul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maxim (cel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mai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slab)</w:t>
            </w:r>
          </w:p>
        </w:tc>
      </w:tr>
    </w:tbl>
    <w:p w14:paraId="26BF7CBD" w14:textId="5617012D" w:rsidR="00396C65" w:rsidRPr="00396C65" w:rsidRDefault="00396C65" w:rsidP="00396C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12FE3" w14:textId="241B5792" w:rsidR="00396C65" w:rsidRPr="00396C65" w:rsidRDefault="00396C65" w:rsidP="00396C6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LED-</w:t>
      </w: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uri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poziția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 – </w:t>
      </w:r>
      <w:proofErr w:type="gram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LED[</w:t>
      </w:r>
      <w:proofErr w:type="gram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0] </w:t>
      </w: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până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 </w:t>
      </w:r>
      <w:proofErr w:type="gram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LED[</w:t>
      </w:r>
      <w:proofErr w:type="gram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9]):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347"/>
      </w:tblGrid>
      <w:tr w:rsidR="00396C65" w:rsidRPr="00396C65" w14:paraId="682F4EC8" w14:textId="77777777" w:rsidTr="00396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6C70B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Moment de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aprindere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ED7F3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Semnificație</w:t>
            </w:r>
            <w:proofErr w:type="spellEnd"/>
          </w:p>
        </w:tc>
      </w:tr>
      <w:tr w:rsidR="00396C65" w:rsidRPr="00396C65" w14:paraId="60273B0E" w14:textId="77777777" w:rsidTr="00396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2FC3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După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apăsarea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butonului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6C65">
              <w:rPr>
                <w:rFonts w:ascii="Courier New" w:eastAsia="Times New Roman" w:hAnsi="Courier New" w:cs="Courier New"/>
                <w:sz w:val="20"/>
                <w:szCs w:val="20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41AB3544" w14:textId="1A352B9D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Afișează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scorul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obținut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(1–10 LED-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uri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aprinse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96C65" w:rsidRPr="00396C65" w14:paraId="5BF260B4" w14:textId="77777777" w:rsidTr="00396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819E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Durată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aprindere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67C11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secunde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apoi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sting automat</w:t>
            </w:r>
          </w:p>
        </w:tc>
      </w:tr>
    </w:tbl>
    <w:p w14:paraId="7C74D2FF" w14:textId="4B950F1D" w:rsidR="00396C65" w:rsidRPr="00396C65" w:rsidRDefault="00396C65" w:rsidP="00396C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F7946" w14:textId="59816131" w:rsidR="00396C65" w:rsidRPr="00396C65" w:rsidRDefault="00396C65" w:rsidP="00396C6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Scoruri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în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funcție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timp</w:t>
      </w:r>
      <w:proofErr w:type="spellEnd"/>
      <w:r w:rsidRPr="00396C6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192"/>
        <w:gridCol w:w="1891"/>
      </w:tblGrid>
      <w:tr w:rsidR="00396C65" w:rsidRPr="00396C65" w14:paraId="0616A75E" w14:textId="77777777" w:rsidTr="00396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C36FD" w14:textId="77777777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Timp de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reacție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64866977" w14:textId="2A8A5012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</w:t>
            </w:r>
          </w:p>
        </w:tc>
        <w:tc>
          <w:tcPr>
            <w:tcW w:w="1846" w:type="dxa"/>
            <w:vAlign w:val="center"/>
            <w:hideMark/>
          </w:tcPr>
          <w:p w14:paraId="1388E71B" w14:textId="354A293F" w:rsidR="00396C65" w:rsidRPr="00396C65" w:rsidRDefault="00396C65" w:rsidP="00396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LED-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uri</w:t>
            </w:r>
            <w:proofErr w:type="spellEnd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aprinse</w:t>
            </w:r>
            <w:proofErr w:type="spellEnd"/>
          </w:p>
        </w:tc>
      </w:tr>
      <w:tr w:rsidR="00396C65" w:rsidRPr="00396C65" w14:paraId="7A77E3E7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F693D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≤ 50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06150375" w14:textId="10911B1C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1846" w:type="dxa"/>
            <w:vAlign w:val="center"/>
            <w:hideMark/>
          </w:tcPr>
          <w:p w14:paraId="6F325F1E" w14:textId="5D22C1DF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9]</w:t>
            </w:r>
          </w:p>
        </w:tc>
      </w:tr>
      <w:tr w:rsidR="00396C65" w:rsidRPr="00396C65" w14:paraId="2479DC1D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6F053C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51–100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1228B36E" w14:textId="6404D3DC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6" w:type="dxa"/>
            <w:vAlign w:val="center"/>
            <w:hideMark/>
          </w:tcPr>
          <w:p w14:paraId="3E783444" w14:textId="30E6A3DC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8]</w:t>
            </w:r>
          </w:p>
        </w:tc>
      </w:tr>
      <w:tr w:rsidR="00396C65" w:rsidRPr="00396C65" w14:paraId="372DE647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FDFBFB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101–150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37B8B5E9" w14:textId="14608E6A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6" w:type="dxa"/>
            <w:vAlign w:val="center"/>
            <w:hideMark/>
          </w:tcPr>
          <w:p w14:paraId="44276A82" w14:textId="163C89AE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7]</w:t>
            </w:r>
          </w:p>
        </w:tc>
      </w:tr>
      <w:tr w:rsidR="00396C65" w:rsidRPr="00396C65" w14:paraId="6273827B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7FE97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151–200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3D1EEE07" w14:textId="0C188278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6" w:type="dxa"/>
            <w:vAlign w:val="center"/>
            <w:hideMark/>
          </w:tcPr>
          <w:p w14:paraId="669E5017" w14:textId="18F4B0FA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6]</w:t>
            </w:r>
          </w:p>
        </w:tc>
      </w:tr>
      <w:tr w:rsidR="00396C65" w:rsidRPr="00396C65" w14:paraId="74E89712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6199C1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201–300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2F543843" w14:textId="0984572F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6" w:type="dxa"/>
            <w:vAlign w:val="center"/>
            <w:hideMark/>
          </w:tcPr>
          <w:p w14:paraId="4CFF3031" w14:textId="5B240E78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5]</w:t>
            </w:r>
          </w:p>
        </w:tc>
      </w:tr>
      <w:tr w:rsidR="00396C65" w:rsidRPr="00396C65" w14:paraId="59790C73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F8947D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301–350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70653821" w14:textId="2D8BBB9C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6" w:type="dxa"/>
            <w:vAlign w:val="center"/>
            <w:hideMark/>
          </w:tcPr>
          <w:p w14:paraId="76273715" w14:textId="0E04A8B2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4]</w:t>
            </w:r>
          </w:p>
        </w:tc>
      </w:tr>
      <w:tr w:rsidR="00396C65" w:rsidRPr="00396C65" w14:paraId="5DF54B6E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DF804E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351–400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0049F2BA" w14:textId="6EF12A4B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6" w:type="dxa"/>
            <w:vAlign w:val="center"/>
            <w:hideMark/>
          </w:tcPr>
          <w:p w14:paraId="2FF17A80" w14:textId="22F7B828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3]</w:t>
            </w:r>
          </w:p>
        </w:tc>
      </w:tr>
      <w:tr w:rsidR="00396C65" w:rsidRPr="00396C65" w14:paraId="7D90CD39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5B9567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401–450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227F4D1D" w14:textId="0D57F79C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6" w:type="dxa"/>
            <w:vAlign w:val="center"/>
            <w:hideMark/>
          </w:tcPr>
          <w:p w14:paraId="08BE09F6" w14:textId="753B9C73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2]</w:t>
            </w:r>
          </w:p>
        </w:tc>
      </w:tr>
      <w:tr w:rsidR="00396C65" w:rsidRPr="00396C65" w14:paraId="44A2767F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E0004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451–500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14F35A1F" w14:textId="718360E5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6" w:type="dxa"/>
            <w:vAlign w:val="center"/>
            <w:hideMark/>
          </w:tcPr>
          <w:p w14:paraId="56D5015F" w14:textId="1E87274B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LED[0]–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1]</w:t>
            </w:r>
          </w:p>
        </w:tc>
      </w:tr>
      <w:tr w:rsidR="00396C65" w:rsidRPr="00396C65" w14:paraId="240106AD" w14:textId="77777777" w:rsidTr="00396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A8CFF0" w14:textId="77777777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&gt; 500 </w:t>
            </w:r>
            <w:proofErr w:type="spellStart"/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14:paraId="123DEFF3" w14:textId="6D584A0A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396C6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6" w:type="dxa"/>
            <w:vAlign w:val="center"/>
            <w:hideMark/>
          </w:tcPr>
          <w:p w14:paraId="6D2AF4DF" w14:textId="3A8164B6" w:rsidR="00396C65" w:rsidRPr="00396C65" w:rsidRDefault="00396C65" w:rsidP="0039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  <w:proofErr w:type="gramStart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LED[</w:t>
            </w:r>
            <w:proofErr w:type="gramEnd"/>
            <w:r w:rsidRPr="00396C65">
              <w:rPr>
                <w:rFonts w:ascii="Times New Roman" w:eastAsia="Times New Roman" w:hAnsi="Times New Roman" w:cs="Times New Roman"/>
                <w:sz w:val="20"/>
                <w:szCs w:val="20"/>
              </w:rPr>
              <w:t>0]</w:t>
            </w:r>
          </w:p>
        </w:tc>
      </w:tr>
    </w:tbl>
    <w:p w14:paraId="512F3AD8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12077286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0746AA5F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08FB7B76" w14:textId="77777777" w:rsidR="007B064C" w:rsidRDefault="007B064C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736B2038" w14:textId="77777777" w:rsidR="007B064C" w:rsidRDefault="007B064C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3124170B" w14:textId="77777777" w:rsidR="007B064C" w:rsidRDefault="007B064C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79D592D3" w14:textId="77777777" w:rsidR="007B064C" w:rsidRDefault="007B064C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419797F2" w14:textId="77777777" w:rsidR="007B064C" w:rsidRDefault="007B064C" w:rsidP="007B064C">
      <w:pPr>
        <w:pStyle w:val="ListParagraph"/>
        <w:numPr>
          <w:ilvl w:val="0"/>
          <w:numId w:val="12"/>
        </w:numPr>
        <w:tabs>
          <w:tab w:val="left" w:pos="2824"/>
        </w:tabs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7B064C">
        <w:rPr>
          <w:rFonts w:ascii="Times New Roman" w:hAnsi="Times New Roman" w:cs="Times New Roman"/>
          <w:sz w:val="52"/>
          <w:szCs w:val="52"/>
        </w:rPr>
        <w:t>Bibliografie</w:t>
      </w:r>
      <w:proofErr w:type="spellEnd"/>
      <w:r w:rsidRPr="007B064C">
        <w:rPr>
          <w:rFonts w:ascii="Times New Roman" w:hAnsi="Times New Roman" w:cs="Times New Roman"/>
          <w:sz w:val="52"/>
          <w:szCs w:val="52"/>
        </w:rPr>
        <w:br/>
      </w:r>
      <w:r w:rsidRPr="007B064C">
        <w:rPr>
          <w:rFonts w:ascii="Times New Roman" w:hAnsi="Times New Roman" w:cs="Times New Roman"/>
          <w:sz w:val="52"/>
          <w:szCs w:val="52"/>
        </w:rPr>
        <w:br/>
      </w:r>
    </w:p>
    <w:p w14:paraId="3C592C7E" w14:textId="77777777" w:rsidR="007B064C" w:rsidRDefault="007B064C" w:rsidP="007B064C">
      <w:pPr>
        <w:pStyle w:val="ListParagraph"/>
        <w:tabs>
          <w:tab w:val="left" w:pos="2824"/>
        </w:tabs>
        <w:ind w:left="876"/>
        <w:rPr>
          <w:rFonts w:ascii="Times New Roman" w:hAnsi="Times New Roman" w:cs="Times New Roman"/>
          <w:sz w:val="52"/>
          <w:szCs w:val="52"/>
        </w:rPr>
      </w:pPr>
    </w:p>
    <w:p w14:paraId="3B6083B3" w14:textId="79767D74" w:rsidR="007B064C" w:rsidRPr="007B064C" w:rsidRDefault="007B064C" w:rsidP="007B064C">
      <w:pPr>
        <w:tabs>
          <w:tab w:val="left" w:pos="2824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B064C">
        <w:rPr>
          <w:rFonts w:ascii="Times New Roman" w:eastAsia="Calibri" w:hAnsi="Times New Roman" w:cs="Times New Roman"/>
          <w:sz w:val="26"/>
          <w:szCs w:val="26"/>
        </w:rPr>
        <w:t>Laboratoare</w:t>
      </w:r>
      <w:proofErr w:type="spellEnd"/>
      <w:r w:rsidRPr="007B064C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7B064C">
        <w:rPr>
          <w:rFonts w:ascii="Times New Roman" w:eastAsia="Calibri" w:hAnsi="Times New Roman" w:cs="Times New Roman"/>
          <w:sz w:val="26"/>
          <w:szCs w:val="26"/>
        </w:rPr>
        <w:t>si</w:t>
      </w:r>
      <w:proofErr w:type="spellEnd"/>
      <w:r w:rsidRPr="007B064C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7B064C">
        <w:rPr>
          <w:rFonts w:ascii="Times New Roman" w:eastAsia="Calibri" w:hAnsi="Times New Roman" w:cs="Times New Roman"/>
          <w:sz w:val="26"/>
          <w:szCs w:val="26"/>
        </w:rPr>
        <w:t>Cursuri</w:t>
      </w:r>
      <w:proofErr w:type="spellEnd"/>
      <w:r w:rsidRPr="007B064C">
        <w:rPr>
          <w:rFonts w:ascii="Times New Roman" w:eastAsia="Calibri" w:hAnsi="Times New Roman" w:cs="Times New Roman"/>
          <w:sz w:val="26"/>
          <w:szCs w:val="26"/>
        </w:rPr>
        <w:t xml:space="preserve">: </w:t>
      </w:r>
      <w:proofErr w:type="spellStart"/>
      <w:r w:rsidRPr="007B064C">
        <w:rPr>
          <w:rFonts w:ascii="Times New Roman" w:eastAsia="Calibri" w:hAnsi="Times New Roman" w:cs="Times New Roman"/>
          <w:sz w:val="26"/>
          <w:szCs w:val="26"/>
        </w:rPr>
        <w:t>Sisteme</w:t>
      </w:r>
      <w:proofErr w:type="spellEnd"/>
      <w:r w:rsidRPr="007B064C">
        <w:rPr>
          <w:rFonts w:ascii="Times New Roman" w:eastAsia="Calibri" w:hAnsi="Times New Roman" w:cs="Times New Roman"/>
          <w:sz w:val="26"/>
          <w:szCs w:val="26"/>
        </w:rPr>
        <w:t xml:space="preserve"> cu </w:t>
      </w:r>
      <w:proofErr w:type="spellStart"/>
      <w:r w:rsidRPr="007B064C">
        <w:rPr>
          <w:rFonts w:ascii="Times New Roman" w:eastAsia="Calibri" w:hAnsi="Times New Roman" w:cs="Times New Roman"/>
          <w:sz w:val="26"/>
          <w:szCs w:val="26"/>
        </w:rPr>
        <w:t>circuite</w:t>
      </w:r>
      <w:proofErr w:type="spellEnd"/>
      <w:r w:rsidRPr="007B064C">
        <w:rPr>
          <w:rFonts w:ascii="Times New Roman" w:eastAsia="Calibri" w:hAnsi="Times New Roman" w:cs="Times New Roman"/>
          <w:sz w:val="26"/>
          <w:szCs w:val="26"/>
        </w:rPr>
        <w:t xml:space="preserve"> integrate </w:t>
      </w:r>
      <w:proofErr w:type="spellStart"/>
      <w:r w:rsidRPr="007B064C">
        <w:rPr>
          <w:rFonts w:ascii="Times New Roman" w:eastAsia="Calibri" w:hAnsi="Times New Roman" w:cs="Times New Roman"/>
          <w:sz w:val="26"/>
          <w:szCs w:val="26"/>
        </w:rPr>
        <w:t>digitale</w:t>
      </w:r>
      <w:proofErr w:type="spellEnd"/>
      <w:r w:rsidRPr="007B064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4E18BA" w14:textId="547C733A" w:rsidR="0010709A" w:rsidRPr="007B064C" w:rsidRDefault="007B064C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hyperlink r:id="rId13" w:history="1">
        <w:r w:rsidRPr="007B064C">
          <w:rPr>
            <w:rStyle w:val="Hyperlink"/>
            <w:rFonts w:ascii="Times New Roman" w:hAnsi="Times New Roman" w:cs="Times New Roman"/>
            <w:sz w:val="26"/>
            <w:szCs w:val="26"/>
          </w:rPr>
          <w:t>https://digilent.com/reference/programmable-logic/basys-3/start</w:t>
        </w:r>
      </w:hyperlink>
    </w:p>
    <w:p w14:paraId="479C334D" w14:textId="73978720" w:rsidR="0010709A" w:rsidRPr="007B064C" w:rsidRDefault="007B064C">
      <w:pPr>
        <w:tabs>
          <w:tab w:val="left" w:pos="2824"/>
        </w:tabs>
        <w:jc w:val="both"/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7B064C">
          <w:rPr>
            <w:rStyle w:val="Hyperlink"/>
            <w:rFonts w:ascii="Times New Roman" w:hAnsi="Times New Roman" w:cs="Times New Roman"/>
            <w:sz w:val="26"/>
            <w:szCs w:val="26"/>
          </w:rPr>
          <w:t>https://github.com/Digilent/Basys-3-GPIO/blob/master/src/constraints/Basys3_Master.xdc</w:t>
        </w:r>
      </w:hyperlink>
    </w:p>
    <w:p w14:paraId="406078CF" w14:textId="1811913C" w:rsidR="007B064C" w:rsidRPr="007B064C" w:rsidRDefault="007B064C" w:rsidP="007B064C">
      <w:pPr>
        <w:tabs>
          <w:tab w:val="left" w:pos="2824"/>
        </w:tabs>
        <w:rPr>
          <w:rFonts w:ascii="Times New Roman" w:hAnsi="Times New Roman" w:cs="Times New Roman"/>
          <w:sz w:val="26"/>
          <w:szCs w:val="26"/>
        </w:rPr>
      </w:pPr>
      <w:hyperlink r:id="rId15" w:history="1">
        <w:r w:rsidRPr="007B064C">
          <w:rPr>
            <w:rStyle w:val="Hyperlink"/>
            <w:rFonts w:ascii="Times New Roman" w:hAnsi="Times New Roman" w:cs="Times New Roman"/>
            <w:sz w:val="26"/>
            <w:szCs w:val="26"/>
          </w:rPr>
          <w:t>https://ro.mouser.com/new/digilent/digilent-basys3-board/</w:t>
        </w:r>
      </w:hyperlink>
    </w:p>
    <w:p w14:paraId="27A39AA7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63E9E6AD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759EAF66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p w14:paraId="7B94BDE2" w14:textId="77777777" w:rsidR="0010709A" w:rsidRDefault="0010709A">
      <w:pPr>
        <w:tabs>
          <w:tab w:val="left" w:pos="2824"/>
        </w:tabs>
        <w:jc w:val="both"/>
        <w:rPr>
          <w:rFonts w:ascii="Times New Roman" w:hAnsi="Times New Roman" w:cs="Times New Roman"/>
          <w:b/>
          <w:bCs/>
          <w:sz w:val="60"/>
          <w:szCs w:val="60"/>
        </w:rPr>
      </w:pPr>
    </w:p>
    <w:sectPr w:rsidR="0010709A">
      <w:headerReference w:type="default" r:id="rId16"/>
      <w:footerReference w:type="default" r:id="rId17"/>
      <w:headerReference w:type="first" r:id="rId18"/>
      <w:footerReference w:type="first" r:id="rId19"/>
      <w:pgSz w:w="11907" w:h="16839"/>
      <w:pgMar w:top="1123" w:right="1138" w:bottom="1123" w:left="1138" w:header="634" w:footer="4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62314" w14:textId="77777777" w:rsidR="005A05D4" w:rsidRDefault="005A05D4">
      <w:pPr>
        <w:spacing w:line="240" w:lineRule="auto"/>
      </w:pPr>
      <w:r>
        <w:separator/>
      </w:r>
    </w:p>
  </w:endnote>
  <w:endnote w:type="continuationSeparator" w:id="0">
    <w:p w14:paraId="3F49C8D7" w14:textId="77777777" w:rsidR="005A05D4" w:rsidRDefault="005A0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E546" w14:textId="77777777" w:rsidR="00CC256B" w:rsidRDefault="00CC256B">
    <w:pPr>
      <w:pStyle w:val="Footer"/>
    </w:pPr>
  </w:p>
  <w:p w14:paraId="3DEC930F" w14:textId="77777777" w:rsidR="00CC256B" w:rsidRDefault="00000000">
    <w:pPr>
      <w:pStyle w:val="Footer"/>
      <w:jc w:val="right"/>
    </w:pPr>
    <w:r>
      <w:rPr>
        <w:rFonts w:ascii="Arial" w:hAnsi="Arial" w:cs="Arial"/>
        <w:noProof/>
        <w:color w:val="7F7F7F"/>
        <w:sz w:val="16"/>
      </w:rPr>
      <w:drawing>
        <wp:inline distT="0" distB="0" distL="0" distR="0" wp14:anchorId="0FA0572A" wp14:editId="153CB084">
          <wp:extent cx="6113780" cy="325755"/>
          <wp:effectExtent l="0" t="0" r="0" b="0"/>
          <wp:docPr id="17789304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930431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91"/>
                  <a:stretch>
                    <a:fillRect/>
                  </a:stretch>
                </pic:blipFill>
                <pic:spPr>
                  <a:xfrm>
                    <a:off x="0" y="0"/>
                    <a:ext cx="6120765" cy="32631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customXmlInsRangeStart w:id="1" w:author="Daniela Drule" w:date="2024-05-31T13:54:00Z"/>
  <w:sdt>
    <w:sdtPr>
      <w:id w:val="1351599567"/>
    </w:sdtPr>
    <w:sdtContent>
      <w:customXmlInsRangeEnd w:id="1"/>
      <w:p w14:paraId="37D27E31" w14:textId="77777777" w:rsidR="00CC256B" w:rsidRDefault="00000000">
        <w:pPr>
          <w:pStyle w:val="Footer"/>
          <w:jc w:val="right"/>
          <w:rPr>
            <w:ins w:id="2" w:author="Daniela Drule" w:date="2024-05-31T13:54:00Z"/>
          </w:rPr>
        </w:pPr>
        <w:ins w:id="3" w:author="Daniela Drule" w:date="2024-05-31T13:54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ro-RO"/>
            </w:rPr>
            <w:t>2</w:t>
          </w:r>
          <w:r>
            <w:fldChar w:fldCharType="end"/>
          </w:r>
        </w:ins>
      </w:p>
      <w:customXmlInsRangeStart w:id="4" w:author="Daniela Drule" w:date="2024-05-31T13:54:00Z"/>
    </w:sdtContent>
  </w:sdt>
  <w:customXmlInsRangeEnd w:id="4"/>
  <w:p w14:paraId="213FEC2E" w14:textId="77777777" w:rsidR="00CC256B" w:rsidRDefault="00CC25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C022" w14:textId="77777777" w:rsidR="00CC256B" w:rsidRDefault="00000000">
    <w:pPr>
      <w:pStyle w:val="Footer"/>
      <w:jc w:val="center"/>
      <w:rPr>
        <w:rFonts w:ascii="Arial" w:hAnsi="Arial" w:cs="Arial"/>
        <w:color w:val="7F7F7F"/>
        <w:sz w:val="16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0A59EB" wp14:editId="6D28355B">
              <wp:simplePos x="0" y="0"/>
              <wp:positionH relativeFrom="column">
                <wp:posOffset>2540</wp:posOffset>
              </wp:positionH>
              <wp:positionV relativeFrom="paragraph">
                <wp:posOffset>104775</wp:posOffset>
              </wp:positionV>
              <wp:extent cx="6186170" cy="0"/>
              <wp:effectExtent l="0" t="0" r="2413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17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0.2pt;margin-top:8.25pt;height:0pt;width:487.1pt;z-index:251661312;mso-width-relative:page;mso-height-relative:page;" filled="f" stroked="t" coordsize="21600,21600" o:gfxdata="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XQ4WadQAAAAGAQAADwAAAAAAAAABACAAAAAiAAAAZHJzL2Rvd25y&#10;ZXYueG1sUEsBAhQAFAAAAAgAh07iQAQrU1zJAQAAnwMAAA4AAAAAAAAAAQAgAAAAIwEAAGRycy9l&#10;Mm9Eb2MueG1sUEsFBgAAAAAGAAYAWQEAAF4FAAAAAA==&#10;">
              <v:fill on="f" focussize="0,0"/>
              <v:stroke color="#C00000 [3204]" joinstyle="round"/>
              <v:imagedata o:title=""/>
              <o:lock v:ext="edit" aspectratio="f"/>
            </v:line>
          </w:pict>
        </mc:Fallback>
      </mc:AlternateContent>
    </w:r>
  </w:p>
  <w:p w14:paraId="4FCAAB26" w14:textId="77777777" w:rsidR="00CC256B" w:rsidRDefault="00000000">
    <w:pPr>
      <w:pStyle w:val="Footer"/>
      <w:jc w:val="center"/>
      <w:rPr>
        <w:rFonts w:ascii="Arial" w:hAnsi="Arial" w:cs="Arial"/>
        <w:color w:val="7F7F7F"/>
        <w:sz w:val="16"/>
      </w:rPr>
    </w:pPr>
    <w:r>
      <w:rPr>
        <w:rFonts w:ascii="Arial" w:hAnsi="Arial" w:cs="Arial"/>
        <w:noProof/>
        <w:color w:val="7F7F7F"/>
        <w:sz w:val="16"/>
      </w:rPr>
      <w:drawing>
        <wp:inline distT="0" distB="0" distL="0" distR="0" wp14:anchorId="3A93CB9C" wp14:editId="52F6FAB5">
          <wp:extent cx="6109970" cy="32575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91"/>
                  <a:stretch>
                    <a:fillRect/>
                  </a:stretch>
                </pic:blipFill>
                <pic:spPr>
                  <a:xfrm>
                    <a:off x="0" y="0"/>
                    <a:ext cx="6162351" cy="32852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911E" w14:textId="77777777" w:rsidR="005A05D4" w:rsidRDefault="005A05D4">
      <w:pPr>
        <w:spacing w:after="0"/>
      </w:pPr>
      <w:r>
        <w:separator/>
      </w:r>
    </w:p>
  </w:footnote>
  <w:footnote w:type="continuationSeparator" w:id="0">
    <w:p w14:paraId="13B7F22D" w14:textId="77777777" w:rsidR="005A05D4" w:rsidRDefault="005A05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A094F" w14:textId="77777777" w:rsidR="00CC256B" w:rsidRDefault="00000000">
    <w:pPr>
      <w:pStyle w:val="Header"/>
    </w:pPr>
    <w:r>
      <w:rPr>
        <w:noProof/>
      </w:rPr>
      <w:drawing>
        <wp:inline distT="0" distB="0" distL="0" distR="0" wp14:anchorId="34B68B80" wp14:editId="5A126B04">
          <wp:extent cx="6120765" cy="532765"/>
          <wp:effectExtent l="0" t="0" r="0" b="635"/>
          <wp:docPr id="20996329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63292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65" cy="532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C75E" w14:textId="77777777" w:rsidR="00CC256B" w:rsidRDefault="00000000">
    <w:pPr>
      <w:pStyle w:val="Header"/>
      <w:ind w:left="-284"/>
      <w:jc w:val="center"/>
    </w:pPr>
    <w:r>
      <w:rPr>
        <w:noProof/>
      </w:rPr>
      <w:drawing>
        <wp:inline distT="0" distB="0" distL="0" distR="0" wp14:anchorId="544C6BA7" wp14:editId="12CACC3F">
          <wp:extent cx="6501765" cy="566420"/>
          <wp:effectExtent l="0" t="0" r="0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19885" cy="5684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0384ED"/>
    <w:multiLevelType w:val="singleLevel"/>
    <w:tmpl w:val="BC0384E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80712F0"/>
    <w:multiLevelType w:val="hybridMultilevel"/>
    <w:tmpl w:val="C59C6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FFF"/>
    <w:multiLevelType w:val="hybridMultilevel"/>
    <w:tmpl w:val="F77AABE4"/>
    <w:lvl w:ilvl="0" w:tplc="E9A617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11FE3"/>
    <w:multiLevelType w:val="hybridMultilevel"/>
    <w:tmpl w:val="B5E827AA"/>
    <w:lvl w:ilvl="0" w:tplc="51EAE102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9560D"/>
    <w:multiLevelType w:val="multilevel"/>
    <w:tmpl w:val="0DC8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52CB6"/>
    <w:multiLevelType w:val="hybridMultilevel"/>
    <w:tmpl w:val="A75C19CC"/>
    <w:lvl w:ilvl="0" w:tplc="2270668A">
      <w:start w:val="3"/>
      <w:numFmt w:val="bullet"/>
      <w:lvlText w:val=""/>
      <w:lvlJc w:val="left"/>
      <w:pPr>
        <w:ind w:left="78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1215653"/>
    <w:multiLevelType w:val="hybridMultilevel"/>
    <w:tmpl w:val="2B68C486"/>
    <w:lvl w:ilvl="0" w:tplc="25FC7DE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079B7"/>
    <w:multiLevelType w:val="multilevel"/>
    <w:tmpl w:val="4CE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F5600"/>
    <w:multiLevelType w:val="hybridMultilevel"/>
    <w:tmpl w:val="2C7CF164"/>
    <w:lvl w:ilvl="0" w:tplc="2270668A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2EEC"/>
    <w:multiLevelType w:val="hybridMultilevel"/>
    <w:tmpl w:val="8B1E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82A19"/>
    <w:multiLevelType w:val="singleLevel"/>
    <w:tmpl w:val="2B782A19"/>
    <w:lvl w:ilvl="0">
      <w:start w:val="4"/>
      <w:numFmt w:val="decimal"/>
      <w:suff w:val="space"/>
      <w:lvlText w:val="%1."/>
      <w:lvlJc w:val="left"/>
    </w:lvl>
  </w:abstractNum>
  <w:abstractNum w:abstractNumId="11" w15:restartNumberingAfterBreak="0">
    <w:nsid w:val="319B3934"/>
    <w:multiLevelType w:val="multilevel"/>
    <w:tmpl w:val="8F7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37A72"/>
    <w:multiLevelType w:val="multilevel"/>
    <w:tmpl w:val="8F1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A3AC7"/>
    <w:multiLevelType w:val="multilevel"/>
    <w:tmpl w:val="6C5A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E0B03"/>
    <w:multiLevelType w:val="multilevel"/>
    <w:tmpl w:val="558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445CD"/>
    <w:multiLevelType w:val="multilevel"/>
    <w:tmpl w:val="273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C050C"/>
    <w:multiLevelType w:val="multilevel"/>
    <w:tmpl w:val="ADD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4409E"/>
    <w:multiLevelType w:val="multilevel"/>
    <w:tmpl w:val="680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34E5F"/>
    <w:multiLevelType w:val="hybridMultilevel"/>
    <w:tmpl w:val="1ADCD0DA"/>
    <w:lvl w:ilvl="0" w:tplc="1AD49DD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9" w15:restartNumberingAfterBreak="0">
    <w:nsid w:val="7C116F3B"/>
    <w:multiLevelType w:val="multilevel"/>
    <w:tmpl w:val="14F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14512">
    <w:abstractNumId w:val="0"/>
  </w:num>
  <w:num w:numId="2" w16cid:durableId="1994288836">
    <w:abstractNumId w:val="10"/>
  </w:num>
  <w:num w:numId="3" w16cid:durableId="1908227955">
    <w:abstractNumId w:val="14"/>
  </w:num>
  <w:num w:numId="4" w16cid:durableId="439496921">
    <w:abstractNumId w:val="9"/>
  </w:num>
  <w:num w:numId="5" w16cid:durableId="802892415">
    <w:abstractNumId w:val="8"/>
  </w:num>
  <w:num w:numId="6" w16cid:durableId="433597669">
    <w:abstractNumId w:val="5"/>
  </w:num>
  <w:num w:numId="7" w16cid:durableId="2137135815">
    <w:abstractNumId w:val="2"/>
  </w:num>
  <w:num w:numId="8" w16cid:durableId="1924411727">
    <w:abstractNumId w:val="6"/>
  </w:num>
  <w:num w:numId="9" w16cid:durableId="1061632171">
    <w:abstractNumId w:val="0"/>
    <w:lvlOverride w:ilvl="0">
      <w:startOverride w:val="1"/>
    </w:lvlOverride>
  </w:num>
  <w:num w:numId="10" w16cid:durableId="904802190">
    <w:abstractNumId w:val="18"/>
  </w:num>
  <w:num w:numId="11" w16cid:durableId="622272742">
    <w:abstractNumId w:val="4"/>
  </w:num>
  <w:num w:numId="12" w16cid:durableId="555551555">
    <w:abstractNumId w:val="3"/>
  </w:num>
  <w:num w:numId="13" w16cid:durableId="1029187414">
    <w:abstractNumId w:val="11"/>
  </w:num>
  <w:num w:numId="14" w16cid:durableId="1470434762">
    <w:abstractNumId w:val="13"/>
  </w:num>
  <w:num w:numId="15" w16cid:durableId="43219812">
    <w:abstractNumId w:val="7"/>
  </w:num>
  <w:num w:numId="16" w16cid:durableId="1983776730">
    <w:abstractNumId w:val="19"/>
  </w:num>
  <w:num w:numId="17" w16cid:durableId="893662333">
    <w:abstractNumId w:val="17"/>
  </w:num>
  <w:num w:numId="18" w16cid:durableId="1127898382">
    <w:abstractNumId w:val="16"/>
  </w:num>
  <w:num w:numId="19" w16cid:durableId="1687945897">
    <w:abstractNumId w:val="12"/>
  </w:num>
  <w:num w:numId="20" w16cid:durableId="1026373713">
    <w:abstractNumId w:val="15"/>
  </w:num>
  <w:num w:numId="21" w16cid:durableId="162426519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Drule">
    <w15:presenceInfo w15:providerId="Windows Live" w15:userId="1b55f626c4d2c0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61"/>
    <w:rsid w:val="0000030D"/>
    <w:rsid w:val="000270B1"/>
    <w:rsid w:val="000312B7"/>
    <w:rsid w:val="0003176E"/>
    <w:rsid w:val="00036900"/>
    <w:rsid w:val="00037D6D"/>
    <w:rsid w:val="00044E5F"/>
    <w:rsid w:val="00046B15"/>
    <w:rsid w:val="00056A2F"/>
    <w:rsid w:val="00064B89"/>
    <w:rsid w:val="000736E8"/>
    <w:rsid w:val="00077171"/>
    <w:rsid w:val="000A1C8D"/>
    <w:rsid w:val="000A55AA"/>
    <w:rsid w:val="000B3017"/>
    <w:rsid w:val="000B3B5D"/>
    <w:rsid w:val="000B7957"/>
    <w:rsid w:val="000B7E86"/>
    <w:rsid w:val="000C609C"/>
    <w:rsid w:val="000D64C9"/>
    <w:rsid w:val="000E18A3"/>
    <w:rsid w:val="000E3770"/>
    <w:rsid w:val="000E458B"/>
    <w:rsid w:val="000F013C"/>
    <w:rsid w:val="000F544A"/>
    <w:rsid w:val="00104A5E"/>
    <w:rsid w:val="0010709A"/>
    <w:rsid w:val="0011436E"/>
    <w:rsid w:val="0012184A"/>
    <w:rsid w:val="00155FE6"/>
    <w:rsid w:val="0015764F"/>
    <w:rsid w:val="00165A89"/>
    <w:rsid w:val="00170B6A"/>
    <w:rsid w:val="00185A11"/>
    <w:rsid w:val="001A475E"/>
    <w:rsid w:val="001B2D13"/>
    <w:rsid w:val="001B4417"/>
    <w:rsid w:val="001C3FE2"/>
    <w:rsid w:val="001C5EB2"/>
    <w:rsid w:val="001D21C9"/>
    <w:rsid w:val="001E2CB1"/>
    <w:rsid w:val="001F7296"/>
    <w:rsid w:val="002003CB"/>
    <w:rsid w:val="00200951"/>
    <w:rsid w:val="002050CA"/>
    <w:rsid w:val="00210495"/>
    <w:rsid w:val="00213601"/>
    <w:rsid w:val="00215A5F"/>
    <w:rsid w:val="00241D05"/>
    <w:rsid w:val="00244199"/>
    <w:rsid w:val="00245331"/>
    <w:rsid w:val="0026165D"/>
    <w:rsid w:val="0026183E"/>
    <w:rsid w:val="00282FFF"/>
    <w:rsid w:val="002A05BF"/>
    <w:rsid w:val="002A0CC4"/>
    <w:rsid w:val="002B163B"/>
    <w:rsid w:val="002B464D"/>
    <w:rsid w:val="002C4028"/>
    <w:rsid w:val="002D2412"/>
    <w:rsid w:val="002D2D8F"/>
    <w:rsid w:val="00304672"/>
    <w:rsid w:val="00317058"/>
    <w:rsid w:val="003173E1"/>
    <w:rsid w:val="003404BD"/>
    <w:rsid w:val="00355382"/>
    <w:rsid w:val="00373987"/>
    <w:rsid w:val="00387C9D"/>
    <w:rsid w:val="00396C65"/>
    <w:rsid w:val="003A4888"/>
    <w:rsid w:val="003B3481"/>
    <w:rsid w:val="003C19C5"/>
    <w:rsid w:val="003D1EA8"/>
    <w:rsid w:val="003D26E1"/>
    <w:rsid w:val="003D45A7"/>
    <w:rsid w:val="003E1077"/>
    <w:rsid w:val="003F042A"/>
    <w:rsid w:val="003F2DAB"/>
    <w:rsid w:val="00405132"/>
    <w:rsid w:val="004059BC"/>
    <w:rsid w:val="00411054"/>
    <w:rsid w:val="00424C13"/>
    <w:rsid w:val="00433AF1"/>
    <w:rsid w:val="0043484F"/>
    <w:rsid w:val="004373C4"/>
    <w:rsid w:val="0045746C"/>
    <w:rsid w:val="00462996"/>
    <w:rsid w:val="00463255"/>
    <w:rsid w:val="00466A2B"/>
    <w:rsid w:val="004D33B7"/>
    <w:rsid w:val="004E65FA"/>
    <w:rsid w:val="004F59D3"/>
    <w:rsid w:val="00504A1B"/>
    <w:rsid w:val="00506CB2"/>
    <w:rsid w:val="00522F8C"/>
    <w:rsid w:val="00532223"/>
    <w:rsid w:val="005434B6"/>
    <w:rsid w:val="00546C1D"/>
    <w:rsid w:val="00566C78"/>
    <w:rsid w:val="005727F2"/>
    <w:rsid w:val="00577E0E"/>
    <w:rsid w:val="005806EC"/>
    <w:rsid w:val="005A05D4"/>
    <w:rsid w:val="005A79B5"/>
    <w:rsid w:val="005B3F99"/>
    <w:rsid w:val="005B7020"/>
    <w:rsid w:val="005C4FA8"/>
    <w:rsid w:val="005D628E"/>
    <w:rsid w:val="005E40B4"/>
    <w:rsid w:val="005F502F"/>
    <w:rsid w:val="006048CF"/>
    <w:rsid w:val="006073A8"/>
    <w:rsid w:val="006103E7"/>
    <w:rsid w:val="0061100D"/>
    <w:rsid w:val="006300AC"/>
    <w:rsid w:val="006410A0"/>
    <w:rsid w:val="0064302E"/>
    <w:rsid w:val="00646E5A"/>
    <w:rsid w:val="00662A67"/>
    <w:rsid w:val="0066304C"/>
    <w:rsid w:val="006728DF"/>
    <w:rsid w:val="006775ED"/>
    <w:rsid w:val="00677AA4"/>
    <w:rsid w:val="00697141"/>
    <w:rsid w:val="006A16B5"/>
    <w:rsid w:val="006A49EF"/>
    <w:rsid w:val="006B760C"/>
    <w:rsid w:val="006D2B60"/>
    <w:rsid w:val="006D6AD9"/>
    <w:rsid w:val="006F08AE"/>
    <w:rsid w:val="006F1362"/>
    <w:rsid w:val="006F2D08"/>
    <w:rsid w:val="006F6D7D"/>
    <w:rsid w:val="007016A2"/>
    <w:rsid w:val="00707ED0"/>
    <w:rsid w:val="00715A28"/>
    <w:rsid w:val="007314CF"/>
    <w:rsid w:val="007318F0"/>
    <w:rsid w:val="00734D13"/>
    <w:rsid w:val="007357C3"/>
    <w:rsid w:val="00744CB7"/>
    <w:rsid w:val="007518F1"/>
    <w:rsid w:val="00753EC2"/>
    <w:rsid w:val="00756556"/>
    <w:rsid w:val="00756F32"/>
    <w:rsid w:val="007716CF"/>
    <w:rsid w:val="007719AD"/>
    <w:rsid w:val="00782A01"/>
    <w:rsid w:val="007959E0"/>
    <w:rsid w:val="007B064C"/>
    <w:rsid w:val="007B4FDE"/>
    <w:rsid w:val="007B5364"/>
    <w:rsid w:val="007C09DF"/>
    <w:rsid w:val="007C589A"/>
    <w:rsid w:val="007D1B5B"/>
    <w:rsid w:val="007D69CC"/>
    <w:rsid w:val="007D7CB7"/>
    <w:rsid w:val="007E29D9"/>
    <w:rsid w:val="007E2CED"/>
    <w:rsid w:val="007F143D"/>
    <w:rsid w:val="007F2CF6"/>
    <w:rsid w:val="007F52CA"/>
    <w:rsid w:val="008140C9"/>
    <w:rsid w:val="008146D2"/>
    <w:rsid w:val="00814D8C"/>
    <w:rsid w:val="00822F1E"/>
    <w:rsid w:val="008263E8"/>
    <w:rsid w:val="008275EE"/>
    <w:rsid w:val="0083145A"/>
    <w:rsid w:val="008648E3"/>
    <w:rsid w:val="00867CEE"/>
    <w:rsid w:val="00873425"/>
    <w:rsid w:val="00886B3B"/>
    <w:rsid w:val="008901E4"/>
    <w:rsid w:val="008903A1"/>
    <w:rsid w:val="008955B7"/>
    <w:rsid w:val="008A27B0"/>
    <w:rsid w:val="008C3611"/>
    <w:rsid w:val="008D1DFE"/>
    <w:rsid w:val="008D5EBC"/>
    <w:rsid w:val="008E0347"/>
    <w:rsid w:val="008E673F"/>
    <w:rsid w:val="008F7460"/>
    <w:rsid w:val="009016C1"/>
    <w:rsid w:val="009061BF"/>
    <w:rsid w:val="00911C7F"/>
    <w:rsid w:val="00930A2D"/>
    <w:rsid w:val="009361F1"/>
    <w:rsid w:val="00940D6A"/>
    <w:rsid w:val="00951B99"/>
    <w:rsid w:val="0095238A"/>
    <w:rsid w:val="00960D75"/>
    <w:rsid w:val="00966A3D"/>
    <w:rsid w:val="009956D3"/>
    <w:rsid w:val="009B220B"/>
    <w:rsid w:val="009B4C1C"/>
    <w:rsid w:val="009B5244"/>
    <w:rsid w:val="009C4334"/>
    <w:rsid w:val="009C4966"/>
    <w:rsid w:val="009E5617"/>
    <w:rsid w:val="009F3835"/>
    <w:rsid w:val="009F73D1"/>
    <w:rsid w:val="00A03CA7"/>
    <w:rsid w:val="00A04ADB"/>
    <w:rsid w:val="00A05031"/>
    <w:rsid w:val="00A069FD"/>
    <w:rsid w:val="00A06C89"/>
    <w:rsid w:val="00A14CCF"/>
    <w:rsid w:val="00A219B8"/>
    <w:rsid w:val="00A25FD4"/>
    <w:rsid w:val="00A41CEB"/>
    <w:rsid w:val="00A44281"/>
    <w:rsid w:val="00A54128"/>
    <w:rsid w:val="00A93774"/>
    <w:rsid w:val="00AB102B"/>
    <w:rsid w:val="00AC1EF1"/>
    <w:rsid w:val="00AE1A9A"/>
    <w:rsid w:val="00AE6F80"/>
    <w:rsid w:val="00B006F6"/>
    <w:rsid w:val="00B0638A"/>
    <w:rsid w:val="00B220D3"/>
    <w:rsid w:val="00B25CEC"/>
    <w:rsid w:val="00B30889"/>
    <w:rsid w:val="00B35D34"/>
    <w:rsid w:val="00B403E5"/>
    <w:rsid w:val="00B40CAF"/>
    <w:rsid w:val="00B42347"/>
    <w:rsid w:val="00B441C5"/>
    <w:rsid w:val="00B44E6D"/>
    <w:rsid w:val="00B47CC3"/>
    <w:rsid w:val="00B553A2"/>
    <w:rsid w:val="00B55FD3"/>
    <w:rsid w:val="00B70F60"/>
    <w:rsid w:val="00B9486E"/>
    <w:rsid w:val="00B9533F"/>
    <w:rsid w:val="00B9677D"/>
    <w:rsid w:val="00BA094E"/>
    <w:rsid w:val="00BA20F1"/>
    <w:rsid w:val="00BA5B61"/>
    <w:rsid w:val="00BB0BCE"/>
    <w:rsid w:val="00BC0461"/>
    <w:rsid w:val="00BC42A1"/>
    <w:rsid w:val="00BE0DEE"/>
    <w:rsid w:val="00BF34DE"/>
    <w:rsid w:val="00BF45EA"/>
    <w:rsid w:val="00BF7281"/>
    <w:rsid w:val="00C12902"/>
    <w:rsid w:val="00C41FCE"/>
    <w:rsid w:val="00C434A3"/>
    <w:rsid w:val="00C73270"/>
    <w:rsid w:val="00C74550"/>
    <w:rsid w:val="00C76BC0"/>
    <w:rsid w:val="00C839EE"/>
    <w:rsid w:val="00C90DA2"/>
    <w:rsid w:val="00CA3ABD"/>
    <w:rsid w:val="00CC256B"/>
    <w:rsid w:val="00CC622E"/>
    <w:rsid w:val="00CD227F"/>
    <w:rsid w:val="00CE690A"/>
    <w:rsid w:val="00CE729F"/>
    <w:rsid w:val="00CF1AEC"/>
    <w:rsid w:val="00CF47CC"/>
    <w:rsid w:val="00CF4AAA"/>
    <w:rsid w:val="00D109D9"/>
    <w:rsid w:val="00D161DF"/>
    <w:rsid w:val="00D24E77"/>
    <w:rsid w:val="00D25D24"/>
    <w:rsid w:val="00D26977"/>
    <w:rsid w:val="00D32F2C"/>
    <w:rsid w:val="00D62A45"/>
    <w:rsid w:val="00D72364"/>
    <w:rsid w:val="00D72974"/>
    <w:rsid w:val="00D72B2E"/>
    <w:rsid w:val="00D73665"/>
    <w:rsid w:val="00D80F69"/>
    <w:rsid w:val="00D82133"/>
    <w:rsid w:val="00D93A9A"/>
    <w:rsid w:val="00DA731B"/>
    <w:rsid w:val="00DA7401"/>
    <w:rsid w:val="00DB251C"/>
    <w:rsid w:val="00DE69E6"/>
    <w:rsid w:val="00E03638"/>
    <w:rsid w:val="00E07482"/>
    <w:rsid w:val="00E4054F"/>
    <w:rsid w:val="00E559A6"/>
    <w:rsid w:val="00E953DF"/>
    <w:rsid w:val="00EC5086"/>
    <w:rsid w:val="00EE2487"/>
    <w:rsid w:val="00EE3062"/>
    <w:rsid w:val="00EF203C"/>
    <w:rsid w:val="00F11EEC"/>
    <w:rsid w:val="00F1497E"/>
    <w:rsid w:val="00F14B4A"/>
    <w:rsid w:val="00F17BCA"/>
    <w:rsid w:val="00F23511"/>
    <w:rsid w:val="00F2430E"/>
    <w:rsid w:val="00F35BCD"/>
    <w:rsid w:val="00F35F13"/>
    <w:rsid w:val="00F43300"/>
    <w:rsid w:val="00F43D4A"/>
    <w:rsid w:val="00F4707C"/>
    <w:rsid w:val="00F62839"/>
    <w:rsid w:val="00F63A75"/>
    <w:rsid w:val="00F64E49"/>
    <w:rsid w:val="00F6735D"/>
    <w:rsid w:val="00F7728C"/>
    <w:rsid w:val="00F94D65"/>
    <w:rsid w:val="00F95C48"/>
    <w:rsid w:val="00F95ECF"/>
    <w:rsid w:val="00FA3A39"/>
    <w:rsid w:val="00FA7645"/>
    <w:rsid w:val="00FB54C2"/>
    <w:rsid w:val="00FB5DE2"/>
    <w:rsid w:val="00FC22F8"/>
    <w:rsid w:val="00FC66FE"/>
    <w:rsid w:val="00FC738F"/>
    <w:rsid w:val="00FD346A"/>
    <w:rsid w:val="00FD6493"/>
    <w:rsid w:val="00FD7071"/>
    <w:rsid w:val="00FE7157"/>
    <w:rsid w:val="00FF6644"/>
    <w:rsid w:val="03F30255"/>
    <w:rsid w:val="04D1344E"/>
    <w:rsid w:val="1BAC4CA1"/>
    <w:rsid w:val="1E4463C1"/>
    <w:rsid w:val="1EFD67D4"/>
    <w:rsid w:val="20E27FAE"/>
    <w:rsid w:val="2DAA3648"/>
    <w:rsid w:val="4A1100B2"/>
    <w:rsid w:val="4DE13C01"/>
    <w:rsid w:val="54FB174A"/>
    <w:rsid w:val="645268DD"/>
    <w:rsid w:val="650D46F7"/>
    <w:rsid w:val="683A6B09"/>
    <w:rsid w:val="6D4E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ADC728"/>
  <w15:docId w15:val="{DAB5CFCE-5AA5-4FB7-96E8-02E6D1F1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09A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0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NormalWeb">
    <w:name w:val="Normal (Web)"/>
    <w:basedOn w:val="Normal"/>
    <w:uiPriority w:val="99"/>
    <w:unhideWhenUsed/>
    <w:rsid w:val="008D1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04AD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220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20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0D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0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70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igilent.com/reference/programmable-logic/basys-3/start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ro.mouser.com/new/digilent/digilent-basys3-board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github.com/Digilent/Basys-3-GPIO/blob/master/src/constraints/Basys3_Master.xdc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AppData\Local\Microsoft\Windows\INetCache\IE\51M7ULXS\Document_ETTI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BB5BCD-EDDA-4979-8366-2765950E2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Document_ETTI[1].dotx</Template>
  <TotalTime>658</TotalTime>
  <Pages>11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Drule</dc:creator>
  <cp:lastModifiedBy>Petru Rares Baciu</cp:lastModifiedBy>
  <cp:revision>20</cp:revision>
  <cp:lastPrinted>2011-10-03T15:15:00Z</cp:lastPrinted>
  <dcterms:created xsi:type="dcterms:W3CDTF">2025-05-17T22:32:00Z</dcterms:created>
  <dcterms:modified xsi:type="dcterms:W3CDTF">2025-05-27T09:14:00Z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616EB59D4FD84E0790576F2DE85CB3F7_12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SetDate">
    <vt:lpwstr>2025-05-17T22:32:03Z</vt:lpwstr>
  </property>
  <property fmtid="{D5CDD505-2E9C-101B-9397-08002B2CF9AE}" pid="6" name="MSIP_Label_5b58b62f-6f94-46bd-8089-18e64b0a9abb_Method">
    <vt:lpwstr>Standard</vt:lpwstr>
  </property>
  <property fmtid="{D5CDD505-2E9C-101B-9397-08002B2CF9AE}" pid="7" name="MSIP_Label_5b58b62f-6f94-46bd-8089-18e64b0a9abb_Name">
    <vt:lpwstr>defa4170-0d19-0005-0004-bc88714345d2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ActionId">
    <vt:lpwstr>80bdd582-2e3d-4b1a-8d47-c93a03ce5073</vt:lpwstr>
  </property>
  <property fmtid="{D5CDD505-2E9C-101B-9397-08002B2CF9AE}" pid="10" name="MSIP_Label_5b58b62f-6f94-46bd-8089-18e64b0a9abb_ContentBits">
    <vt:lpwstr>0</vt:lpwstr>
  </property>
  <property fmtid="{D5CDD505-2E9C-101B-9397-08002B2CF9AE}" pid="11" name="MSIP_Label_5b58b62f-6f94-46bd-8089-18e64b0a9abb_Tag">
    <vt:lpwstr>10, 3, 0, 1</vt:lpwstr>
  </property>
</Properties>
</file>